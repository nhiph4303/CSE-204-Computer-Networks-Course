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83B8" w14:textId="77777777" w:rsidR="003062D5" w:rsidRDefault="003062D5" w:rsidP="00566542">
      <w:pPr>
        <w:pStyle w:val="Heading1"/>
        <w:rPr>
          <w:ins w:id="0" w:author="Hạnh Nhi" w:date="2025-12-15T07:26:00Z" w16du:dateUtc="2025-12-15T00:26:00Z"/>
          <w:lang w:val="en-US"/>
        </w:rPr>
      </w:pPr>
    </w:p>
    <w:customXmlInsRangeStart w:id="1" w:author="Hạnh Nhi" w:date="2025-12-15T07:26:00Z"/>
    <w:sdt>
      <w:sdtPr>
        <w:id w:val="137334066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4"/>
          <w:lang w:val="vi-VN"/>
          <w14:ligatures w14:val="standardContextual"/>
        </w:rPr>
      </w:sdtEndPr>
      <w:sdtContent>
        <w:customXmlInsRangeEnd w:id="1"/>
        <w:p w14:paraId="7500977D" w14:textId="1B02FD0D" w:rsidR="003062D5" w:rsidRDefault="003062D5">
          <w:pPr>
            <w:pStyle w:val="TOCHeading"/>
            <w:rPr>
              <w:ins w:id="2" w:author="Hạnh Nhi" w:date="2025-12-15T07:26:00Z" w16du:dateUtc="2025-12-15T00:26:00Z"/>
            </w:rPr>
          </w:pPr>
          <w:ins w:id="3" w:author="Hạnh Nhi" w:date="2025-12-15T07:26:00Z" w16du:dateUtc="2025-12-15T00:26:00Z">
            <w:r>
              <w:t>Contents</w:t>
            </w:r>
          </w:ins>
        </w:p>
        <w:p w14:paraId="31123672" w14:textId="5AC036DF" w:rsidR="003062D5" w:rsidRDefault="003062D5">
          <w:pPr>
            <w:pStyle w:val="TOC1"/>
            <w:tabs>
              <w:tab w:val="right" w:leader="dot" w:pos="9058"/>
            </w:tabs>
            <w:rPr>
              <w:noProof/>
            </w:rPr>
          </w:pPr>
          <w:ins w:id="4" w:author="Hạnh Nhi" w:date="2025-12-15T07:26:00Z" w16du:dateUtc="2025-12-15T00:26:00Z">
            <w:r>
              <w:fldChar w:fldCharType="begin"/>
            </w:r>
            <w:r>
              <w:instrText xml:space="preserve"> TOC \o "1-3" \h \z \u </w:instrText>
            </w:r>
            <w:r>
              <w:fldChar w:fldCharType="separate"/>
            </w:r>
          </w:ins>
          <w:hyperlink w:anchor="_Toc216676026" w:history="1">
            <w:r w:rsidRPr="00952D96">
              <w:rPr>
                <w:rStyle w:val="Hyperlink"/>
                <w:noProof/>
              </w:rPr>
              <w:t>Chapter 1: Introduction Network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F7FFF" w14:textId="4BBFD829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27" w:history="1">
            <w:r w:rsidRPr="00952D96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What is a network?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E162E" w14:textId="0737D7D6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28" w:history="1">
            <w:r w:rsidRPr="00952D96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Large enterprise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5B38E" w14:textId="6A9473C2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29" w:history="1">
            <w:r w:rsidRPr="00952D96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Network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4E6B" w14:textId="4AD04E0F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30" w:history="1">
            <w:r w:rsidRPr="00952D96">
              <w:rPr>
                <w:rStyle w:val="Hyperlink"/>
                <w:noProof/>
              </w:rPr>
              <w:t>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Connection Internet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0DDA" w14:textId="64F78C5D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31" w:history="1">
            <w:r w:rsidRPr="00952D96">
              <w:rPr>
                <w:rStyle w:val="Hyperlink"/>
                <w:noProof/>
              </w:rPr>
              <w:t>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F39C4" w14:textId="6FE97DAF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32" w:history="1">
            <w:r w:rsidRPr="00952D96">
              <w:rPr>
                <w:rStyle w:val="Hyperlink"/>
                <w:noProof/>
              </w:rPr>
              <w:t>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Closed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D84F" w14:textId="4AFE5AC0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33" w:history="1">
            <w:r w:rsidRPr="00952D96">
              <w:rPr>
                <w:rStyle w:val="Hyperlink"/>
                <w:noProof/>
              </w:rPr>
              <w:t>VII.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Open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532D" w14:textId="771F9E3B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34" w:history="1">
            <w:r w:rsidRPr="00952D96">
              <w:rPr>
                <w:rStyle w:val="Hyperlink"/>
                <w:noProof/>
              </w:rPr>
              <w:t>VIII.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Devices 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9E39" w14:textId="70F8EDA6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35" w:history="1">
            <w:r w:rsidRPr="00952D96">
              <w:rPr>
                <w:rStyle w:val="Hyperlink"/>
                <w:noProof/>
              </w:rPr>
              <w:t>IX.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9F03" w14:textId="63F568E7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36" w:history="1">
            <w:r w:rsidRPr="00952D96">
              <w:rPr>
                <w:rStyle w:val="Hyperlink"/>
                <w:noProof/>
              </w:rPr>
              <w:t>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Characteristics of a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019AC" w14:textId="48CAE42C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37" w:history="1">
            <w:r w:rsidRPr="00952D96">
              <w:rPr>
                <w:rStyle w:val="Hyperlink"/>
                <w:noProof/>
              </w:rPr>
              <w:t>XI.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Reduce common threats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59E52" w14:textId="649D3F0D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38" w:history="1">
            <w:r w:rsidRPr="00952D96">
              <w:rPr>
                <w:rStyle w:val="Hyperlink"/>
                <w:noProof/>
              </w:rPr>
              <w:t>XII.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Classification of computer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8A87" w14:textId="3CC37674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39" w:history="1">
            <w:r w:rsidRPr="00952D96">
              <w:rPr>
                <w:rStyle w:val="Hyperlink"/>
                <w:noProof/>
              </w:rPr>
              <w:t>XIII.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LAN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A359D" w14:textId="014BAF6D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40" w:history="1">
            <w:r w:rsidRPr="00952D96">
              <w:rPr>
                <w:rStyle w:val="Hyperlink"/>
                <w:noProof/>
              </w:rPr>
              <w:t>XIV.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Metropolitan Area Networks (MANs)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6FFA" w14:textId="39A8558B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41" w:history="1">
            <w:r w:rsidRPr="00952D96">
              <w:rPr>
                <w:rStyle w:val="Hyperlink"/>
                <w:noProof/>
              </w:rPr>
              <w:t>XV.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Wide Area Networks (WANs)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762F" w14:textId="69CB6DCE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42" w:history="1">
            <w:r w:rsidRPr="00952D96">
              <w:rPr>
                <w:rStyle w:val="Hyperlink"/>
                <w:noProof/>
              </w:rPr>
              <w:t>XVI.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Network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A18F" w14:textId="0D336CDF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43" w:history="1">
            <w:r w:rsidRPr="00952D96">
              <w:rPr>
                <w:rStyle w:val="Hyperlink"/>
                <w:noProof/>
              </w:rPr>
              <w:t>XVII.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Port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DA3F" w14:textId="3E7B3C09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44" w:history="1">
            <w:r w:rsidRPr="00952D96">
              <w:rPr>
                <w:rStyle w:val="Hyperlink"/>
                <w:noProof/>
              </w:rPr>
              <w:t>XVIII.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Protocol vs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87A07" w14:textId="58248EFD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45" w:history="1">
            <w:r w:rsidRPr="00952D96">
              <w:rPr>
                <w:rStyle w:val="Hyperlink"/>
                <w:noProof/>
              </w:rPr>
              <w:t>XIX.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OSI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E41E6" w14:textId="2D6E5A60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46" w:history="1">
            <w:r w:rsidRPr="00952D96">
              <w:rPr>
                <w:rStyle w:val="Hyperlink"/>
                <w:noProof/>
              </w:rPr>
              <w:t>XX.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OSI model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2E8D9" w14:textId="45B03AD2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47" w:history="1">
            <w:r w:rsidRPr="00952D96">
              <w:rPr>
                <w:rStyle w:val="Hyperlink"/>
                <w:noProof/>
              </w:rPr>
              <w:t>XXI.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Role of Application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B3EF" w14:textId="2728106B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48" w:history="1">
            <w:r w:rsidRPr="00952D96">
              <w:rPr>
                <w:rStyle w:val="Hyperlink"/>
                <w:noProof/>
              </w:rPr>
              <w:t>XXII.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Encapsulating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AF43" w14:textId="004E839B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49" w:history="1">
            <w:r w:rsidRPr="00952D96">
              <w:rPr>
                <w:rStyle w:val="Hyperlink"/>
                <w:noProof/>
              </w:rPr>
              <w:t>XXIII.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De-encapsulating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9C91" w14:textId="3AD68651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50" w:history="1">
            <w:r w:rsidRPr="00952D96">
              <w:rPr>
                <w:rStyle w:val="Hyperlink"/>
                <w:noProof/>
              </w:rPr>
              <w:t>XXIV.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Sending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50FF" w14:textId="37C54DFA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51" w:history="1">
            <w:r w:rsidRPr="00952D96">
              <w:rPr>
                <w:rStyle w:val="Hyperlink"/>
                <w:noProof/>
              </w:rPr>
              <w:t>XXV.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Protocol Data Unit PDU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3D41" w14:textId="5A57B258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52" w:history="1">
            <w:r w:rsidRPr="00952D96">
              <w:rPr>
                <w:rStyle w:val="Hyperlink"/>
                <w:noProof/>
              </w:rPr>
              <w:t>XXVI.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Protocols on each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8856" w14:textId="4B72A6EC" w:rsidR="003062D5" w:rsidRDefault="003062D5">
          <w:pPr>
            <w:pStyle w:val="TOC1"/>
            <w:tabs>
              <w:tab w:val="right" w:leader="dot" w:pos="9058"/>
            </w:tabs>
            <w:rPr>
              <w:noProof/>
            </w:rPr>
          </w:pPr>
          <w:hyperlink w:anchor="_Toc216676053" w:history="1">
            <w:r w:rsidRPr="00952D96">
              <w:rPr>
                <w:rStyle w:val="Hyperlink"/>
                <w:noProof/>
              </w:rPr>
              <w:t>Chapter 2: Introduction TCP/IP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F4AD" w14:textId="624E8873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54" w:history="1">
            <w:r w:rsidRPr="00952D96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Overview of TCP/IP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7BD8" w14:textId="0E972432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55" w:history="1">
            <w:r w:rsidRPr="00952D96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OSI model and TCP/IP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F5FD" w14:textId="55A785C5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56" w:history="1">
            <w:r w:rsidRPr="00952D96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Addressing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FA06" w14:textId="6BA11F78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57" w:history="1">
            <w:r w:rsidRPr="00952D96">
              <w:rPr>
                <w:rStyle w:val="Hyperlink"/>
                <w:noProof/>
              </w:rPr>
              <w:t>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Address in TCP/IP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48F9E" w14:textId="230D8123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58" w:history="1">
            <w:r w:rsidRPr="00952D96">
              <w:rPr>
                <w:rStyle w:val="Hyperlink"/>
                <w:noProof/>
              </w:rPr>
              <w:t>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Port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69FA0" w14:textId="5A44DAFA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59" w:history="1">
            <w:r w:rsidRPr="00952D96">
              <w:rPr>
                <w:rStyle w:val="Hyperlink"/>
                <w:noProof/>
              </w:rPr>
              <w:t>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Logical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6A773" w14:textId="5042B413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0" w:history="1">
            <w:r w:rsidRPr="00952D96">
              <w:rPr>
                <w:rStyle w:val="Hyperlink"/>
                <w:noProof/>
              </w:rPr>
              <w:t>VII.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Physical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2B6F3" w14:textId="52BA7223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1" w:history="1">
            <w:r w:rsidRPr="00952D96">
              <w:rPr>
                <w:rStyle w:val="Hyperlink"/>
                <w:noProof/>
              </w:rPr>
              <w:t>VIII.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Decimal – Hexa – Binary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16FC2" w14:textId="47D83E82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2" w:history="1">
            <w:r w:rsidRPr="00952D96">
              <w:rPr>
                <w:rStyle w:val="Hyperlink"/>
                <w:noProof/>
              </w:rPr>
              <w:t>IX.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IPv4 addressing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131C" w14:textId="14E676BC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63" w:history="1">
            <w:r w:rsidRPr="00952D96">
              <w:rPr>
                <w:rStyle w:val="Hyperlink"/>
                <w:noProof/>
              </w:rPr>
              <w:t>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IP Classful Addressing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E467" w14:textId="25BD5D9B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4" w:history="1">
            <w:r w:rsidRPr="00952D96">
              <w:rPr>
                <w:rStyle w:val="Hyperlink"/>
                <w:noProof/>
              </w:rPr>
              <w:t>XI.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IP address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04FA" w14:textId="241DF0BF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5" w:history="1">
            <w:r w:rsidRPr="00952D96">
              <w:rPr>
                <w:rStyle w:val="Hyperlink"/>
                <w:noProof/>
              </w:rPr>
              <w:t>XII.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Network &amp; broadcast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E88C" w14:textId="2421C686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6" w:history="1">
            <w:r w:rsidRPr="00952D96">
              <w:rPr>
                <w:rStyle w:val="Hyperlink"/>
                <w:noProof/>
              </w:rPr>
              <w:t>XIII.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Network &amp; broadcast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3B1E" w14:textId="5E8E4979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7" w:history="1">
            <w:r w:rsidRPr="00952D96">
              <w:rPr>
                <w:rStyle w:val="Hyperlink"/>
                <w:noProof/>
              </w:rPr>
              <w:t>XIV.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Private &amp; public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ADC45" w14:textId="520E03F7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8" w:history="1">
            <w:r w:rsidRPr="00952D96">
              <w:rPr>
                <w:rStyle w:val="Hyperlink"/>
                <w:noProof/>
              </w:rPr>
              <w:t>XV.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Transport Layer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0BE6" w14:textId="68813177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69" w:history="1">
            <w:r w:rsidRPr="00952D96">
              <w:rPr>
                <w:rStyle w:val="Hyperlink"/>
                <w:noProof/>
              </w:rPr>
              <w:t>XVI.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TCP Segment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3F4F" w14:textId="011C0C98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70" w:history="1">
            <w:r w:rsidRPr="00952D96">
              <w:rPr>
                <w:rStyle w:val="Hyperlink"/>
                <w:noProof/>
                <w:lang w:val="en-US"/>
              </w:rPr>
              <w:t>XVII.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TCP Port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3A1D9" w14:textId="42EB7DA1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71" w:history="1">
            <w:r w:rsidRPr="00952D96">
              <w:rPr>
                <w:rStyle w:val="Hyperlink"/>
                <w:noProof/>
                <w:lang w:val="en-US"/>
              </w:rPr>
              <w:t>XVIII.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TCP Three Way</w:t>
            </w:r>
            <w:r w:rsidRPr="00952D96">
              <w:rPr>
                <w:rStyle w:val="Hyperlink"/>
                <w:noProof/>
                <w:lang w:val="en-US"/>
              </w:rPr>
              <w:t xml:space="preserve"> </w:t>
            </w:r>
            <w:r w:rsidRPr="00952D96">
              <w:rPr>
                <w:rStyle w:val="Hyperlink"/>
                <w:noProof/>
              </w:rPr>
              <w:t>Handshake/Open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4EE1B" w14:textId="1FE7973D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72" w:history="1">
            <w:r w:rsidRPr="00952D96">
              <w:rPr>
                <w:rStyle w:val="Hyperlink"/>
                <w:noProof/>
                <w:lang w:val="en-US"/>
              </w:rPr>
              <w:t>XIX.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 xml:space="preserve">TCP Simple </w:t>
            </w:r>
            <w:r w:rsidRPr="00952D96">
              <w:rPr>
                <w:rStyle w:val="Hyperlink"/>
                <w:noProof/>
              </w:rPr>
              <w:t>Acknowledgment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F4759" w14:textId="612F1ECC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73" w:history="1">
            <w:r w:rsidRPr="00952D96">
              <w:rPr>
                <w:rStyle w:val="Hyperlink"/>
                <w:noProof/>
                <w:lang w:val="en-US"/>
              </w:rPr>
              <w:t>XX.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TCP Sequence and Acknowledgment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C405" w14:textId="687E8099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74" w:history="1">
            <w:r w:rsidRPr="00952D96">
              <w:rPr>
                <w:rStyle w:val="Hyperlink"/>
                <w:noProof/>
                <w:lang w:val="en-US"/>
              </w:rPr>
              <w:t>XXI.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UDP Segment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CF7D7" w14:textId="39306C9C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75" w:history="1">
            <w:r w:rsidRPr="00952D96">
              <w:rPr>
                <w:rStyle w:val="Hyperlink"/>
                <w:noProof/>
              </w:rPr>
              <w:t>XXII.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Mapping L2 Address to L3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CF0B" w14:textId="129AD1C8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76" w:history="1">
            <w:r w:rsidRPr="00952D96">
              <w:rPr>
                <w:rStyle w:val="Hyperlink"/>
                <w:noProof/>
              </w:rPr>
              <w:t>XXIII.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Packet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ADF8" w14:textId="285CA359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77" w:history="1">
            <w:r w:rsidRPr="00952D96">
              <w:rPr>
                <w:rStyle w:val="Hyperlink"/>
                <w:noProof/>
              </w:rPr>
              <w:t>XXIV.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IP Layer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1B5D2" w14:textId="08C9D4A9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78" w:history="1">
            <w:r w:rsidRPr="00952D96">
              <w:rPr>
                <w:rStyle w:val="Hyperlink"/>
                <w:noProof/>
              </w:rPr>
              <w:t>XXV.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ARP table 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1201" w14:textId="30CC9F76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79" w:history="1">
            <w:r w:rsidRPr="00952D96">
              <w:rPr>
                <w:rStyle w:val="Hyperlink"/>
                <w:noProof/>
              </w:rPr>
              <w:t>XXVI.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ARP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48C9B" w14:textId="7E5EC8BC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80" w:history="1">
            <w:r w:rsidRPr="00952D96">
              <w:rPr>
                <w:rStyle w:val="Hyperlink"/>
                <w:noProof/>
              </w:rPr>
              <w:t>XXVII.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ARP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2BA6C" w14:textId="00BE3818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81" w:history="1">
            <w:r w:rsidRPr="00952D96">
              <w:rPr>
                <w:rStyle w:val="Hyperlink"/>
                <w:noProof/>
              </w:rPr>
              <w:t>XXVIII.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ARP reply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6B033" w14:textId="28643F0E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82" w:history="1">
            <w:r w:rsidRPr="00952D96">
              <w:rPr>
                <w:rStyle w:val="Hyperlink"/>
                <w:noProof/>
              </w:rPr>
              <w:t>XXIX.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ARP update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2952E" w14:textId="5DD0543A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83" w:history="1">
            <w:r w:rsidRPr="00952D96">
              <w:rPr>
                <w:rStyle w:val="Hyperlink"/>
                <w:noProof/>
              </w:rPr>
              <w:t>XXX.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Sending SYN packet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1DAE7" w14:textId="488071EB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84" w:history="1">
            <w:r w:rsidRPr="00952D96">
              <w:rPr>
                <w:rStyle w:val="Hyperlink"/>
                <w:noProof/>
              </w:rPr>
              <w:t>XXXI.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Reply SYN 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7BDE9" w14:textId="2F1CFADB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85" w:history="1">
            <w:r w:rsidRPr="00952D96">
              <w:rPr>
                <w:rStyle w:val="Hyperlink"/>
                <w:noProof/>
              </w:rPr>
              <w:t>XXXII.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Send 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865C" w14:textId="2A7E99B2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86" w:history="1">
            <w:r w:rsidRPr="00952D96">
              <w:rPr>
                <w:rStyle w:val="Hyperlink"/>
                <w:noProof/>
              </w:rPr>
              <w:t>XXXIII.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Open session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54C8" w14:textId="511CDCA6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87" w:history="1">
            <w:r w:rsidRPr="00952D96">
              <w:rPr>
                <w:rStyle w:val="Hyperlink"/>
                <w:noProof/>
              </w:rPr>
              <w:t>XXXIV.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Data flow begins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962EF" w14:textId="32DF51F8" w:rsidR="003062D5" w:rsidRDefault="003062D5">
          <w:pPr>
            <w:pStyle w:val="TOC2"/>
            <w:tabs>
              <w:tab w:val="left" w:pos="1200"/>
              <w:tab w:val="right" w:leader="dot" w:pos="9058"/>
            </w:tabs>
            <w:rPr>
              <w:noProof/>
            </w:rPr>
          </w:pPr>
          <w:hyperlink w:anchor="_Toc216676088" w:history="1">
            <w:r w:rsidRPr="00952D96">
              <w:rPr>
                <w:rStyle w:val="Hyperlink"/>
                <w:noProof/>
              </w:rPr>
              <w:t>XXXV.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Data is ACKed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54257" w14:textId="261CC794" w:rsidR="003062D5" w:rsidRDefault="003062D5">
          <w:pPr>
            <w:pStyle w:val="TOC1"/>
            <w:tabs>
              <w:tab w:val="right" w:leader="dot" w:pos="9058"/>
            </w:tabs>
            <w:rPr>
              <w:noProof/>
            </w:rPr>
          </w:pPr>
          <w:hyperlink w:anchor="_Toc216676089" w:history="1">
            <w:r w:rsidRPr="00952D96">
              <w:rPr>
                <w:rStyle w:val="Hyperlink"/>
                <w:noProof/>
              </w:rPr>
              <w:t>Chapter 3 : Introduction Subnetting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EE370" w14:textId="4B881738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90" w:history="1">
            <w:r w:rsidRPr="00952D96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Default subnet 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25D0" w14:textId="06816C85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91" w:history="1">
            <w:r w:rsidRPr="00952D96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Subnet 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F8C82" w14:textId="0B90178D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92" w:history="1">
            <w:r w:rsidRPr="00952D96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Review of subnets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18F1" w14:textId="17ED2FE3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93" w:history="1">
            <w:r w:rsidRPr="00952D96">
              <w:rPr>
                <w:rStyle w:val="Hyperlink"/>
                <w:noProof/>
              </w:rPr>
              <w:t>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VLSM (Variable Lengh Subnet Mask)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F947E" w14:textId="60B06C2D" w:rsidR="003062D5" w:rsidRDefault="003062D5">
          <w:pPr>
            <w:pStyle w:val="TOC1"/>
            <w:tabs>
              <w:tab w:val="right" w:leader="dot" w:pos="9058"/>
            </w:tabs>
            <w:rPr>
              <w:noProof/>
            </w:rPr>
          </w:pPr>
          <w:hyperlink w:anchor="_Toc216676094" w:history="1">
            <w:r w:rsidRPr="00952D96">
              <w:rPr>
                <w:rStyle w:val="Hyperlink"/>
                <w:noProof/>
              </w:rPr>
              <w:t>Chapter 4 : Transmission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6F6E" w14:textId="1C9ABDAE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95" w:history="1">
            <w:r w:rsidRPr="00952D96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Transmission medium and physical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F97A4" w14:textId="74824CBD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96" w:history="1">
            <w:r w:rsidRPr="00952D96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Classes of transmission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94FC2" w14:textId="79650172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97" w:history="1">
            <w:r w:rsidRPr="00952D96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GUIDED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B5DE" w14:textId="0CE78CF9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098" w:history="1">
            <w:r w:rsidRPr="00952D96">
              <w:rPr>
                <w:rStyle w:val="Hyperlink"/>
                <w:noProof/>
              </w:rPr>
              <w:t>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Twisted-pair 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F12C" w14:textId="73A5A696" w:rsidR="003062D5" w:rsidRDefault="003062D5">
          <w:pPr>
            <w:pStyle w:val="TOC3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099" w:history="1">
            <w:r w:rsidRPr="00952D96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UTP (unshielded twisted pair) and STP (shielded twisted pair) 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F1A3" w14:textId="29D333BB" w:rsidR="003062D5" w:rsidRDefault="003062D5">
          <w:pPr>
            <w:pStyle w:val="TOC3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0" w:history="1">
            <w:r w:rsidRPr="00952D96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UTP 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0CD15" w14:textId="58D43FE8" w:rsidR="003062D5" w:rsidRDefault="003062D5">
          <w:pPr>
            <w:pStyle w:val="TOC3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1" w:history="1">
            <w:r w:rsidRPr="00952D96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SSTP 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9AC9" w14:textId="7E22BDA1" w:rsidR="003062D5" w:rsidRDefault="003062D5">
          <w:pPr>
            <w:pStyle w:val="TOC3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2" w:history="1">
            <w:r w:rsidRPr="00952D96"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UTP connector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6EA08" w14:textId="2C757A26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03" w:history="1">
            <w:r w:rsidRPr="00952D96">
              <w:rPr>
                <w:rStyle w:val="Hyperlink"/>
                <w:noProof/>
              </w:rPr>
              <w:t>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Coaxial 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D2D04" w14:textId="5A237C80" w:rsidR="003062D5" w:rsidRDefault="003062D5">
          <w:pPr>
            <w:pStyle w:val="TOC3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4" w:history="1">
            <w:r w:rsidRPr="00952D96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BNC connectors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4D2D1" w14:textId="36715B74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5" w:history="1">
            <w:r w:rsidRPr="00952D96">
              <w:rPr>
                <w:rStyle w:val="Hyperlink"/>
                <w:noProof/>
              </w:rPr>
              <w:t>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Twisted-pair cable vs. coaxial 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3FAA" w14:textId="47756177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6" w:history="1">
            <w:r w:rsidRPr="00952D96">
              <w:rPr>
                <w:rStyle w:val="Hyperlink"/>
                <w:noProof/>
              </w:rPr>
              <w:t>VII.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Optical fiber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4F41" w14:textId="272312A2" w:rsidR="003062D5" w:rsidRDefault="003062D5">
          <w:pPr>
            <w:pStyle w:val="TOC3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7" w:history="1">
            <w:r w:rsidRPr="00952D96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Fiber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1E2C" w14:textId="058DAD1E" w:rsidR="003062D5" w:rsidRDefault="003062D5">
          <w:pPr>
            <w:pStyle w:val="TOC3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8" w:history="1">
            <w:r w:rsidRPr="00952D96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Fiber-optic cable connectors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2423E" w14:textId="05157B0D" w:rsidR="003062D5" w:rsidRDefault="003062D5">
          <w:pPr>
            <w:pStyle w:val="TOC3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09" w:history="1">
            <w:r w:rsidRPr="00952D96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Pros and Cons for Optical Fiber Cable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4793" w14:textId="3BF948B7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10" w:history="1">
            <w:r w:rsidRPr="00952D96">
              <w:rPr>
                <w:rStyle w:val="Hyperlink"/>
                <w:noProof/>
              </w:rPr>
              <w:t>VIII.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Cable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A067" w14:textId="4BC0D44E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11" w:history="1">
            <w:r w:rsidRPr="00952D96">
              <w:rPr>
                <w:rStyle w:val="Hyperlink"/>
                <w:noProof/>
              </w:rPr>
              <w:t>IX.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UNGUIDED MEDIA: WIRELESS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6CA1" w14:textId="1C698EBE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12" w:history="1">
            <w:r w:rsidRPr="00952D96">
              <w:rPr>
                <w:rStyle w:val="Hyperlink"/>
                <w:noProof/>
              </w:rPr>
              <w:t>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Wireless transmission waves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34D4" w14:textId="48138EFA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13" w:history="1">
            <w:r w:rsidRPr="00952D96">
              <w:rPr>
                <w:rStyle w:val="Hyperlink"/>
                <w:noProof/>
              </w:rPr>
              <w:t>XI.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Advantages and Disadvantages Wireless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388C6" w14:textId="6E1EABD2" w:rsidR="003062D5" w:rsidRDefault="003062D5">
          <w:pPr>
            <w:pStyle w:val="TOC1"/>
            <w:tabs>
              <w:tab w:val="right" w:leader="dot" w:pos="9058"/>
            </w:tabs>
            <w:rPr>
              <w:noProof/>
            </w:rPr>
          </w:pPr>
          <w:hyperlink w:anchor="_Toc216676114" w:history="1">
            <w:r w:rsidRPr="00952D96">
              <w:rPr>
                <w:rStyle w:val="Hyperlink"/>
                <w:noProof/>
              </w:rPr>
              <w:t>Chapter 4: Introduction Ethernet 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F303" w14:textId="43425055" w:rsidR="003062D5" w:rsidRDefault="003062D5">
          <w:pPr>
            <w:pStyle w:val="TOC1"/>
            <w:tabs>
              <w:tab w:val="left" w:pos="480"/>
              <w:tab w:val="right" w:leader="dot" w:pos="9058"/>
            </w:tabs>
            <w:rPr>
              <w:noProof/>
            </w:rPr>
          </w:pPr>
          <w:hyperlink w:anchor="_Toc216676115" w:history="1">
            <w:r w:rsidRPr="00952D96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A730" w14:textId="31F8A81D" w:rsidR="003062D5" w:rsidRDefault="003062D5">
          <w:pPr>
            <w:pStyle w:val="TOC1"/>
            <w:tabs>
              <w:tab w:val="left" w:pos="480"/>
              <w:tab w:val="right" w:leader="dot" w:pos="9058"/>
            </w:tabs>
            <w:rPr>
              <w:noProof/>
            </w:rPr>
          </w:pPr>
          <w:hyperlink w:anchor="_Toc216676116" w:history="1">
            <w:r w:rsidRPr="00952D96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Extending LAN with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7A1E5" w14:textId="259FEB55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17" w:history="1">
            <w:r w:rsidRPr="00952D96">
              <w:rPr>
                <w:rStyle w:val="Hyperlink"/>
                <w:noProof/>
              </w:rPr>
              <w:t>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Hub: one collision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B6A5" w14:textId="2F8FC7F9" w:rsidR="003062D5" w:rsidRDefault="003062D5">
          <w:pPr>
            <w:pStyle w:val="TOC1"/>
            <w:tabs>
              <w:tab w:val="left" w:pos="480"/>
              <w:tab w:val="right" w:leader="dot" w:pos="9058"/>
            </w:tabs>
            <w:rPr>
              <w:noProof/>
            </w:rPr>
          </w:pPr>
          <w:hyperlink w:anchor="_Toc216676118" w:history="1">
            <w:r w:rsidRPr="00952D96">
              <w:rPr>
                <w:rStyle w:val="Hyperlink"/>
                <w:noProof/>
              </w:rPr>
              <w:t>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Create multiple Collision domain with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D935C" w14:textId="6586EB58" w:rsidR="003062D5" w:rsidRDefault="003062D5">
          <w:pPr>
            <w:pStyle w:val="TOC1"/>
            <w:tabs>
              <w:tab w:val="left" w:pos="480"/>
              <w:tab w:val="right" w:leader="dot" w:pos="9058"/>
            </w:tabs>
            <w:rPr>
              <w:noProof/>
            </w:rPr>
          </w:pPr>
          <w:hyperlink w:anchor="_Toc216676119" w:history="1">
            <w:r w:rsidRPr="00952D96">
              <w:rPr>
                <w:rStyle w:val="Hyperlink"/>
                <w:noProof/>
              </w:rPr>
              <w:t>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Switches and bridge operate at data link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0BD5" w14:textId="7933958E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0" w:history="1">
            <w:r w:rsidRPr="00952D96">
              <w:rPr>
                <w:rStyle w:val="Hyperlink"/>
                <w:noProof/>
              </w:rPr>
              <w:t>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Switches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DB4B" w14:textId="781F8E50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1" w:history="1">
            <w:r w:rsidRPr="00952D96">
              <w:rPr>
                <w:rStyle w:val="Hyperlink"/>
                <w:i/>
                <w:iCs/>
                <w:noProof/>
                <w:lang w:val="en-US"/>
              </w:rPr>
              <w:t>VII.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Packet delivery through 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6C243" w14:textId="38833BCC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2" w:history="1">
            <w:r w:rsidRPr="00952D96">
              <w:rPr>
                <w:rStyle w:val="Hyperlink"/>
                <w:noProof/>
              </w:rPr>
              <w:t>VIII.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 xml:space="preserve">ARP request (Address </w:t>
            </w:r>
            <w:r w:rsidRPr="00952D96">
              <w:rPr>
                <w:rStyle w:val="Hyperlink"/>
                <w:noProof/>
                <w:lang w:val="en-US"/>
              </w:rPr>
              <w:t>Resolution</w:t>
            </w:r>
            <w:r w:rsidRPr="00952D96">
              <w:rPr>
                <w:rStyle w:val="Hyperlink"/>
                <w:noProof/>
              </w:rPr>
              <w:t xml:space="preserve"> Protocol)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73B0A" w14:textId="30C80117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3" w:history="1">
            <w:r w:rsidRPr="00952D96">
              <w:rPr>
                <w:rStyle w:val="Hyperlink"/>
                <w:noProof/>
              </w:rPr>
              <w:t>IX.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SW Learning &amp;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B909" w14:textId="0F66FC57" w:rsidR="003062D5" w:rsidRDefault="003062D5">
          <w:pPr>
            <w:pStyle w:val="TOC1"/>
            <w:tabs>
              <w:tab w:val="left" w:pos="480"/>
              <w:tab w:val="right" w:leader="dot" w:pos="9058"/>
            </w:tabs>
            <w:rPr>
              <w:noProof/>
            </w:rPr>
          </w:pPr>
          <w:hyperlink w:anchor="_Toc216676124" w:history="1">
            <w:r w:rsidRPr="00952D96">
              <w:rPr>
                <w:rStyle w:val="Hyperlink"/>
                <w:noProof/>
              </w:rPr>
              <w:t>X.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Host receive ARP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7644" w14:textId="6AA16DD0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5" w:history="1">
            <w:r w:rsidRPr="00952D96">
              <w:rPr>
                <w:rStyle w:val="Hyperlink"/>
                <w:noProof/>
              </w:rPr>
              <w:t>XI.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ARP reply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1366" w14:textId="4195E776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6" w:history="1">
            <w:r w:rsidRPr="00952D96">
              <w:rPr>
                <w:rStyle w:val="Hyperlink"/>
                <w:noProof/>
              </w:rPr>
              <w:t>XII.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ARP reply received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2445" w14:textId="0175EF61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7" w:history="1">
            <w:r w:rsidRPr="00952D96">
              <w:rPr>
                <w:rStyle w:val="Hyperlink"/>
                <w:noProof/>
              </w:rPr>
              <w:t>XIII.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SW forwarding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63A56" w14:textId="03F2D456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8" w:history="1">
            <w:r w:rsidRPr="00952D96">
              <w:rPr>
                <w:rStyle w:val="Hyperlink"/>
                <w:noProof/>
              </w:rPr>
              <w:t>XIV.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8FC31" w14:textId="490E872C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29" w:history="1">
            <w:r w:rsidRPr="00952D96">
              <w:rPr>
                <w:rStyle w:val="Hyperlink"/>
                <w:noProof/>
              </w:rPr>
              <w:t>XV.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Routing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F9C85" w14:textId="20DAE609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30" w:history="1">
            <w:r w:rsidRPr="00952D96">
              <w:rPr>
                <w:rStyle w:val="Hyperlink"/>
                <w:noProof/>
              </w:rPr>
              <w:t>XVI.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Deliver an IP packet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8769" w14:textId="0908886C" w:rsidR="003062D5" w:rsidRDefault="003062D5">
          <w:pPr>
            <w:pStyle w:val="TOC1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31" w:history="1">
            <w:r w:rsidRPr="00952D96">
              <w:rPr>
                <w:rStyle w:val="Hyperlink"/>
                <w:noProof/>
              </w:rPr>
              <w:t>XVII.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Packet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B2F7" w14:textId="197E031A" w:rsidR="003062D5" w:rsidRDefault="003062D5">
          <w:pPr>
            <w:pStyle w:val="TOC1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32" w:history="1">
            <w:r w:rsidRPr="00952D96">
              <w:rPr>
                <w:rStyle w:val="Hyperlink"/>
                <w:noProof/>
              </w:rPr>
              <w:t>XVIII.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Default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D9642" w14:textId="3416528F" w:rsidR="003062D5" w:rsidRDefault="003062D5">
          <w:pPr>
            <w:pStyle w:val="TOC1"/>
            <w:tabs>
              <w:tab w:val="right" w:leader="dot" w:pos="9058"/>
            </w:tabs>
            <w:rPr>
              <w:noProof/>
            </w:rPr>
          </w:pPr>
          <w:hyperlink w:anchor="_Toc216676133" w:history="1">
            <w:r w:rsidRPr="00952D96">
              <w:rPr>
                <w:rStyle w:val="Hyperlink"/>
                <w:noProof/>
                <w:lang w:val="en-US"/>
              </w:rPr>
              <w:t>Chapter 5: Dynamic Host Configuration Protocol (DHCP)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A2471" w14:textId="16DDF63C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34" w:history="1">
            <w:r w:rsidRPr="00952D96">
              <w:rPr>
                <w:rStyle w:val="Hyperlink"/>
                <w:noProof/>
                <w:lang w:val="en-US"/>
              </w:rPr>
              <w:t>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</w:rPr>
              <w:t>What is DHCP's purpose?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4BAF3" w14:textId="0AF9D5E0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35" w:history="1">
            <w:r w:rsidRPr="00952D96">
              <w:rPr>
                <w:rStyle w:val="Hyperlink"/>
                <w:noProof/>
                <w:lang w:val="en-US"/>
              </w:rPr>
              <w:t>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How Does DHCP Work?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C316" w14:textId="55ED5D50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36" w:history="1">
            <w:r w:rsidRPr="00952D96">
              <w:rPr>
                <w:rStyle w:val="Hyperlink"/>
                <w:noProof/>
                <w:lang w:val="en-US"/>
              </w:rPr>
              <w:t>III.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What protocol and port does DHCP use?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EF6C" w14:textId="3C5EE2D0" w:rsidR="003062D5" w:rsidRDefault="003062D5">
          <w:pPr>
            <w:pStyle w:val="TOC2"/>
            <w:tabs>
              <w:tab w:val="left" w:pos="960"/>
              <w:tab w:val="right" w:leader="dot" w:pos="9058"/>
            </w:tabs>
            <w:rPr>
              <w:noProof/>
            </w:rPr>
          </w:pPr>
          <w:hyperlink w:anchor="_Toc216676137" w:history="1">
            <w:r w:rsidRPr="00952D96">
              <w:rPr>
                <w:rStyle w:val="Hyperlink"/>
                <w:noProof/>
                <w:lang w:val="en-US"/>
              </w:rPr>
              <w:t>IV.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How the DHCP Lease Generation Process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9C033" w14:textId="13850BDA" w:rsidR="003062D5" w:rsidRDefault="003062D5">
          <w:pPr>
            <w:pStyle w:val="TOC2"/>
            <w:tabs>
              <w:tab w:val="left" w:pos="720"/>
              <w:tab w:val="right" w:leader="dot" w:pos="9058"/>
            </w:tabs>
            <w:rPr>
              <w:noProof/>
            </w:rPr>
          </w:pPr>
          <w:hyperlink w:anchor="_Toc216676138" w:history="1">
            <w:r w:rsidRPr="00952D96">
              <w:rPr>
                <w:rStyle w:val="Hyperlink"/>
                <w:noProof/>
                <w:lang w:val="en-US"/>
              </w:rPr>
              <w:t>V.</w:t>
            </w:r>
            <w:r>
              <w:rPr>
                <w:noProof/>
              </w:rPr>
              <w:tab/>
            </w:r>
            <w:r w:rsidRPr="00952D96">
              <w:rPr>
                <w:rStyle w:val="Hyperlink"/>
                <w:noProof/>
                <w:lang w:val="en-US"/>
              </w:rPr>
              <w:t>DHCP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EBB95" w14:textId="7AA88471" w:rsidR="003062D5" w:rsidRDefault="003062D5">
          <w:pPr>
            <w:pStyle w:val="TOC1"/>
            <w:tabs>
              <w:tab w:val="right" w:leader="dot" w:pos="9058"/>
            </w:tabs>
            <w:rPr>
              <w:noProof/>
            </w:rPr>
          </w:pPr>
          <w:hyperlink w:anchor="_Toc216676139" w:history="1">
            <w:r w:rsidRPr="00952D96">
              <w:rPr>
                <w:rStyle w:val="Hyperlink"/>
                <w:noProof/>
                <w:lang w:val="en-US"/>
              </w:rPr>
              <w:t>Chapter 5: Routing 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536B" w14:textId="7543EFAB" w:rsidR="003062D5" w:rsidRPr="003062D5" w:rsidRDefault="003062D5" w:rsidP="003062D5">
          <w:pPr>
            <w:rPr>
              <w:ins w:id="5" w:author="Hạnh Nhi" w:date="2025-12-15T07:26:00Z" w16du:dateUtc="2025-12-15T00:26:00Z"/>
              <w:rPrChange w:id="6" w:author="Hạnh Nhi" w:date="2025-12-15T07:26:00Z" w16du:dateUtc="2025-12-15T00:26:00Z">
                <w:rPr>
                  <w:ins w:id="7" w:author="Hạnh Nhi" w:date="2025-12-15T07:26:00Z" w16du:dateUtc="2025-12-15T00:26:00Z"/>
                  <w:lang w:val="en-US"/>
                </w:rPr>
              </w:rPrChange>
            </w:rPr>
            <w:pPrChange w:id="8" w:author="Hạnh Nhi" w:date="2025-12-15T07:26:00Z" w16du:dateUtc="2025-12-15T00:26:00Z">
              <w:pPr>
                <w:pStyle w:val="Heading1"/>
              </w:pPr>
            </w:pPrChange>
          </w:pPr>
          <w:ins w:id="9" w:author="Hạnh Nhi" w:date="2025-12-15T07:26:00Z" w16du:dateUtc="2025-12-15T00:26:00Z">
            <w:r>
              <w:rPr>
                <w:b/>
                <w:bCs/>
                <w:noProof/>
              </w:rPr>
              <w:fldChar w:fldCharType="end"/>
            </w:r>
          </w:ins>
        </w:p>
        <w:customXmlInsRangeStart w:id="10" w:author="Hạnh Nhi" w:date="2025-12-15T07:26:00Z"/>
      </w:sdtContent>
    </w:sdt>
    <w:customXmlInsRangeEnd w:id="10"/>
    <w:p w14:paraId="76EA9BCA" w14:textId="77777777" w:rsidR="003062D5" w:rsidRDefault="003062D5" w:rsidP="00566542">
      <w:pPr>
        <w:pStyle w:val="Heading1"/>
        <w:rPr>
          <w:ins w:id="11" w:author="Hạnh Nhi" w:date="2025-12-15T07:26:00Z" w16du:dateUtc="2025-12-15T00:26:00Z"/>
          <w:lang w:val="en-US"/>
        </w:rPr>
      </w:pPr>
    </w:p>
    <w:p w14:paraId="59A5A870" w14:textId="77777777" w:rsidR="003062D5" w:rsidRDefault="003062D5" w:rsidP="00566542">
      <w:pPr>
        <w:pStyle w:val="Heading1"/>
        <w:rPr>
          <w:ins w:id="12" w:author="Hạnh Nhi" w:date="2025-12-15T07:26:00Z" w16du:dateUtc="2025-12-15T00:26:00Z"/>
          <w:lang w:val="en-US"/>
        </w:rPr>
      </w:pPr>
    </w:p>
    <w:p w14:paraId="2FD8C175" w14:textId="77777777" w:rsidR="003062D5" w:rsidRDefault="003062D5" w:rsidP="00566542">
      <w:pPr>
        <w:pStyle w:val="Heading1"/>
        <w:rPr>
          <w:ins w:id="13" w:author="Hạnh Nhi" w:date="2025-12-15T07:26:00Z" w16du:dateUtc="2025-12-15T00:26:00Z"/>
          <w:lang w:val="en-US"/>
        </w:rPr>
      </w:pPr>
    </w:p>
    <w:p w14:paraId="2C726715" w14:textId="77777777" w:rsidR="003062D5" w:rsidRDefault="003062D5" w:rsidP="00566542">
      <w:pPr>
        <w:pStyle w:val="Heading1"/>
        <w:rPr>
          <w:ins w:id="14" w:author="Hạnh Nhi" w:date="2025-12-15T07:26:00Z" w16du:dateUtc="2025-12-15T00:26:00Z"/>
          <w:lang w:val="en-US"/>
        </w:rPr>
      </w:pPr>
    </w:p>
    <w:p w14:paraId="13C7E8D1" w14:textId="77777777" w:rsidR="003062D5" w:rsidRDefault="003062D5" w:rsidP="00566542">
      <w:pPr>
        <w:pStyle w:val="Heading1"/>
        <w:rPr>
          <w:ins w:id="15" w:author="Hạnh Nhi" w:date="2025-12-15T07:26:00Z" w16du:dateUtc="2025-12-15T00:26:00Z"/>
          <w:lang w:val="en-US"/>
        </w:rPr>
      </w:pPr>
    </w:p>
    <w:p w14:paraId="3BD85A47" w14:textId="77777777" w:rsidR="003062D5" w:rsidRDefault="003062D5" w:rsidP="00566542">
      <w:pPr>
        <w:pStyle w:val="Heading1"/>
        <w:rPr>
          <w:ins w:id="16" w:author="Hạnh Nhi" w:date="2025-12-15T07:26:00Z" w16du:dateUtc="2025-12-15T00:26:00Z"/>
          <w:lang w:val="en-US"/>
        </w:rPr>
      </w:pPr>
    </w:p>
    <w:p w14:paraId="75824C4B" w14:textId="77777777" w:rsidR="003062D5" w:rsidRDefault="003062D5" w:rsidP="00566542">
      <w:pPr>
        <w:pStyle w:val="Heading1"/>
        <w:rPr>
          <w:ins w:id="17" w:author="Hạnh Nhi" w:date="2025-12-15T07:26:00Z" w16du:dateUtc="2025-12-15T00:26:00Z"/>
          <w:lang w:val="en-US"/>
        </w:rPr>
      </w:pPr>
    </w:p>
    <w:p w14:paraId="30690F04" w14:textId="77777777" w:rsidR="003062D5" w:rsidRDefault="003062D5" w:rsidP="00566542">
      <w:pPr>
        <w:pStyle w:val="Heading1"/>
        <w:rPr>
          <w:ins w:id="18" w:author="Hạnh Nhi" w:date="2025-12-15T07:26:00Z" w16du:dateUtc="2025-12-15T00:26:00Z"/>
          <w:lang w:val="en-US"/>
        </w:rPr>
      </w:pPr>
    </w:p>
    <w:p w14:paraId="76E89AC6" w14:textId="77777777" w:rsidR="003062D5" w:rsidRDefault="003062D5" w:rsidP="00566542">
      <w:pPr>
        <w:pStyle w:val="Heading1"/>
        <w:rPr>
          <w:ins w:id="19" w:author="Hạnh Nhi" w:date="2025-12-15T07:26:00Z" w16du:dateUtc="2025-12-15T00:26:00Z"/>
          <w:lang w:val="en-US"/>
        </w:rPr>
      </w:pPr>
    </w:p>
    <w:p w14:paraId="11E29000" w14:textId="77777777" w:rsidR="003062D5" w:rsidRDefault="003062D5" w:rsidP="00566542">
      <w:pPr>
        <w:pStyle w:val="Heading1"/>
        <w:rPr>
          <w:ins w:id="20" w:author="Hạnh Nhi" w:date="2025-12-15T07:26:00Z" w16du:dateUtc="2025-12-15T00:26:00Z"/>
          <w:lang w:val="en-US"/>
        </w:rPr>
      </w:pPr>
    </w:p>
    <w:p w14:paraId="50D869A9" w14:textId="77777777" w:rsidR="003062D5" w:rsidRDefault="003062D5" w:rsidP="00566542">
      <w:pPr>
        <w:pStyle w:val="Heading1"/>
        <w:rPr>
          <w:ins w:id="21" w:author="Hạnh Nhi" w:date="2025-12-15T07:26:00Z" w16du:dateUtc="2025-12-15T00:26:00Z"/>
          <w:lang w:val="en-US"/>
        </w:rPr>
      </w:pPr>
    </w:p>
    <w:p w14:paraId="5A28D703" w14:textId="77777777" w:rsidR="003062D5" w:rsidRDefault="003062D5" w:rsidP="00566542">
      <w:pPr>
        <w:pStyle w:val="Heading1"/>
        <w:rPr>
          <w:ins w:id="22" w:author="Hạnh Nhi" w:date="2025-12-15T07:26:00Z" w16du:dateUtc="2025-12-15T00:26:00Z"/>
          <w:lang w:val="en-US"/>
        </w:rPr>
      </w:pPr>
    </w:p>
    <w:p w14:paraId="500BF9BA" w14:textId="77777777" w:rsidR="003062D5" w:rsidRDefault="003062D5" w:rsidP="00566542">
      <w:pPr>
        <w:pStyle w:val="Heading1"/>
        <w:rPr>
          <w:ins w:id="23" w:author="Hạnh Nhi" w:date="2025-12-15T07:26:00Z" w16du:dateUtc="2025-12-15T00:26:00Z"/>
          <w:lang w:val="en-US"/>
        </w:rPr>
      </w:pPr>
    </w:p>
    <w:p w14:paraId="123483FF" w14:textId="77777777" w:rsidR="003062D5" w:rsidRDefault="003062D5" w:rsidP="00566542">
      <w:pPr>
        <w:pStyle w:val="Heading1"/>
        <w:rPr>
          <w:ins w:id="24" w:author="Hạnh Nhi" w:date="2025-12-15T07:26:00Z" w16du:dateUtc="2025-12-15T00:26:00Z"/>
          <w:lang w:val="en-US"/>
        </w:rPr>
      </w:pPr>
    </w:p>
    <w:p w14:paraId="22225712" w14:textId="77777777" w:rsidR="003062D5" w:rsidRDefault="003062D5" w:rsidP="00566542">
      <w:pPr>
        <w:pStyle w:val="Heading1"/>
        <w:rPr>
          <w:ins w:id="25" w:author="Hạnh Nhi" w:date="2025-12-15T07:26:00Z" w16du:dateUtc="2025-12-15T00:26:00Z"/>
          <w:lang w:val="en-US"/>
        </w:rPr>
      </w:pPr>
    </w:p>
    <w:p w14:paraId="07F9C1BE" w14:textId="77777777" w:rsidR="00D35111" w:rsidRDefault="00D35111" w:rsidP="003062D5">
      <w:pPr>
        <w:pStyle w:val="Heading1"/>
        <w:jc w:val="left"/>
        <w:rPr>
          <w:ins w:id="26" w:author="Hạnh Nhi" w:date="2025-12-15T07:28:00Z" w16du:dateUtc="2025-12-15T00:28:00Z"/>
          <w:lang w:val="en-US"/>
        </w:rPr>
      </w:pPr>
      <w:bookmarkStart w:id="27" w:name="_Toc216676026"/>
    </w:p>
    <w:p w14:paraId="01B636F1" w14:textId="08538AA0" w:rsidR="00AC40B4" w:rsidRPr="00FB0009" w:rsidRDefault="00FB0009" w:rsidP="00D35111">
      <w:pPr>
        <w:pStyle w:val="Heading1"/>
      </w:pPr>
      <w:r w:rsidRPr="00FB0009">
        <w:lastRenderedPageBreak/>
        <w:t>Chapter 1: Introduction Network Overview</w:t>
      </w:r>
      <w:bookmarkEnd w:id="27"/>
    </w:p>
    <w:p w14:paraId="73098BE0" w14:textId="234153C7" w:rsidR="00FB0009" w:rsidRDefault="00FB0009" w:rsidP="00566542">
      <w:pPr>
        <w:pStyle w:val="Heading2"/>
      </w:pPr>
      <w:bookmarkStart w:id="28" w:name="_Toc216676027"/>
      <w:r w:rsidRPr="00FB0009">
        <w:t>What is a network?</w:t>
      </w:r>
      <w:bookmarkEnd w:id="28"/>
    </w:p>
    <w:p w14:paraId="6447CFD3" w14:textId="46C6B75F" w:rsidR="00FB0009" w:rsidRDefault="00FB0009" w:rsidP="00566542">
      <w:pPr>
        <w:pStyle w:val="ListParagraph"/>
        <w:numPr>
          <w:ilvl w:val="0"/>
          <w:numId w:val="2"/>
        </w:numPr>
        <w:spacing w:after="0" w:line="360" w:lineRule="auto"/>
      </w:pPr>
      <w:r w:rsidRPr="00FB0009">
        <w:t>A network consists of two or more computers that are linked in order to share resources (such as printers and CDs), exchange files, or allow electronic communications. The computers on a network may be linked through cables, telephone lines, radio waves, satellites, or infrared light beams.</w:t>
      </w:r>
    </w:p>
    <w:p w14:paraId="7095DA12" w14:textId="77777777" w:rsidR="00FB0009" w:rsidRPr="00FB0009" w:rsidRDefault="00FB0009" w:rsidP="00566542">
      <w:pPr>
        <w:pStyle w:val="ListParagraph"/>
        <w:numPr>
          <w:ilvl w:val="0"/>
          <w:numId w:val="2"/>
        </w:numPr>
        <w:spacing w:after="0" w:line="360" w:lineRule="auto"/>
      </w:pPr>
      <w:r w:rsidRPr="00FB0009">
        <w:t>Environments</w:t>
      </w:r>
    </w:p>
    <w:p w14:paraId="3FDBCC2A" w14:textId="4D39B50A" w:rsidR="00FB0009" w:rsidRPr="00FB0009" w:rsidRDefault="00FB0009" w:rsidP="00566542">
      <w:pPr>
        <w:pStyle w:val="ListParagraph"/>
        <w:numPr>
          <w:ilvl w:val="0"/>
          <w:numId w:val="3"/>
        </w:numPr>
        <w:spacing w:after="0" w:line="360" w:lineRule="auto"/>
      </w:pPr>
      <w:r w:rsidRPr="00FB0009">
        <w:t>Homes</w:t>
      </w:r>
    </w:p>
    <w:p w14:paraId="6E344930" w14:textId="36367E59" w:rsidR="00FB0009" w:rsidRPr="00FB0009" w:rsidRDefault="00FB0009" w:rsidP="00566542">
      <w:pPr>
        <w:pStyle w:val="ListParagraph"/>
        <w:numPr>
          <w:ilvl w:val="0"/>
          <w:numId w:val="3"/>
        </w:numPr>
        <w:spacing w:after="0" w:line="360" w:lineRule="auto"/>
      </w:pPr>
      <w:r w:rsidRPr="00FB0009">
        <w:t>Small businesses</w:t>
      </w:r>
    </w:p>
    <w:p w14:paraId="198078B1" w14:textId="2149ECE7" w:rsidR="00FB0009" w:rsidRDefault="00FB0009" w:rsidP="00566542">
      <w:pPr>
        <w:pStyle w:val="ListParagraph"/>
        <w:numPr>
          <w:ilvl w:val="0"/>
          <w:numId w:val="3"/>
        </w:numPr>
        <w:spacing w:after="0" w:line="360" w:lineRule="auto"/>
      </w:pPr>
      <w:r w:rsidRPr="00FB0009">
        <w:t>Large enterprises</w:t>
      </w:r>
    </w:p>
    <w:p w14:paraId="7DCFDDEE" w14:textId="6790998B" w:rsidR="00FB0009" w:rsidRDefault="00FB0009" w:rsidP="00566542">
      <w:pPr>
        <w:pStyle w:val="Heading2"/>
        <w:ind w:left="720"/>
      </w:pPr>
      <w:bookmarkStart w:id="29" w:name="_Toc216676028"/>
      <w:r w:rsidRPr="00FB0009">
        <w:t>Large enterprise network</w:t>
      </w:r>
      <w:bookmarkEnd w:id="29"/>
    </w:p>
    <w:p w14:paraId="6A7830D7" w14:textId="3A086825" w:rsidR="006A307A" w:rsidRDefault="006A307A" w:rsidP="00566542">
      <w:pPr>
        <w:pStyle w:val="ListParagraph"/>
        <w:numPr>
          <w:ilvl w:val="0"/>
          <w:numId w:val="2"/>
        </w:numPr>
        <w:spacing w:after="0" w:line="360" w:lineRule="auto"/>
      </w:pPr>
      <w:r>
        <w:t>Main office</w:t>
      </w:r>
    </w:p>
    <w:p w14:paraId="1FF6992D" w14:textId="0AAA035F" w:rsidR="006A307A" w:rsidRDefault="006A307A" w:rsidP="00566542">
      <w:pPr>
        <w:pStyle w:val="ListParagraph"/>
        <w:numPr>
          <w:ilvl w:val="0"/>
          <w:numId w:val="3"/>
        </w:numPr>
        <w:spacing w:after="0" w:line="360" w:lineRule="auto"/>
      </w:pPr>
      <w:r>
        <w:t>Several buildings</w:t>
      </w:r>
    </w:p>
    <w:p w14:paraId="525F0A7E" w14:textId="16F78941" w:rsidR="006A307A" w:rsidRDefault="006A307A" w:rsidP="00566542">
      <w:pPr>
        <w:pStyle w:val="ListParagraph"/>
        <w:numPr>
          <w:ilvl w:val="0"/>
          <w:numId w:val="3"/>
        </w:numPr>
        <w:spacing w:after="0" w:line="360" w:lineRule="auto"/>
      </w:pPr>
      <w:r>
        <w:t>Hundreds of employee</w:t>
      </w:r>
    </w:p>
    <w:p w14:paraId="232277FD" w14:textId="4740593C" w:rsidR="006A307A" w:rsidRDefault="006A307A" w:rsidP="00566542">
      <w:pPr>
        <w:pStyle w:val="ListParagraph"/>
        <w:numPr>
          <w:ilvl w:val="0"/>
          <w:numId w:val="2"/>
        </w:numPr>
        <w:spacing w:after="0" w:line="360" w:lineRule="auto"/>
      </w:pPr>
      <w:r>
        <w:t>Remote location</w:t>
      </w:r>
    </w:p>
    <w:p w14:paraId="7C61F42E" w14:textId="08678FD7" w:rsidR="006A307A" w:rsidRDefault="006A307A" w:rsidP="00566542">
      <w:pPr>
        <w:pStyle w:val="ListParagraph"/>
        <w:numPr>
          <w:ilvl w:val="0"/>
          <w:numId w:val="3"/>
        </w:numPr>
        <w:spacing w:after="0" w:line="360" w:lineRule="auto"/>
      </w:pPr>
      <w:r>
        <w:t>Branch office:</w:t>
      </w:r>
    </w:p>
    <w:p w14:paraId="54E18FA8" w14:textId="6677B1EF" w:rsidR="006A307A" w:rsidRDefault="006A307A" w:rsidP="00566542">
      <w:pPr>
        <w:spacing w:after="0" w:line="360" w:lineRule="auto"/>
        <w:ind w:left="1440"/>
      </w:pPr>
      <w:r>
        <w:t>Local network resource</w:t>
      </w:r>
    </w:p>
    <w:p w14:paraId="7A57E8A1" w14:textId="486AB63C" w:rsidR="006A307A" w:rsidRDefault="006A307A" w:rsidP="00566542">
      <w:pPr>
        <w:spacing w:after="0" w:line="360" w:lineRule="auto"/>
        <w:ind w:left="1440"/>
      </w:pPr>
      <w:r>
        <w:t>Access information from main office</w:t>
      </w:r>
    </w:p>
    <w:p w14:paraId="19845450" w14:textId="1DDA8340" w:rsidR="006A307A" w:rsidRDefault="006A307A" w:rsidP="00566542">
      <w:pPr>
        <w:pStyle w:val="ListParagraph"/>
        <w:numPr>
          <w:ilvl w:val="0"/>
          <w:numId w:val="3"/>
        </w:numPr>
        <w:spacing w:after="0" w:line="360" w:lineRule="auto"/>
      </w:pPr>
      <w:r>
        <w:t>Home office</w:t>
      </w:r>
    </w:p>
    <w:p w14:paraId="04A3433A" w14:textId="46033A83" w:rsidR="006A307A" w:rsidRDefault="006A307A" w:rsidP="00566542">
      <w:pPr>
        <w:spacing w:after="0" w:line="360" w:lineRule="auto"/>
        <w:ind w:left="1440"/>
      </w:pPr>
      <w:r>
        <w:t>on-demand connections to</w:t>
      </w:r>
    </w:p>
    <w:p w14:paraId="0656CA76" w14:textId="77777777" w:rsidR="006A307A" w:rsidRDefault="006A307A" w:rsidP="00566542">
      <w:pPr>
        <w:spacing w:after="0" w:line="360" w:lineRule="auto"/>
        <w:ind w:left="1440"/>
      </w:pPr>
      <w:r>
        <w:t>the main or branch offices</w:t>
      </w:r>
    </w:p>
    <w:p w14:paraId="3A947A0A" w14:textId="68A34556" w:rsidR="006A307A" w:rsidRDefault="006A307A" w:rsidP="00566542">
      <w:pPr>
        <w:pStyle w:val="ListParagraph"/>
        <w:numPr>
          <w:ilvl w:val="0"/>
          <w:numId w:val="3"/>
        </w:numPr>
        <w:spacing w:after="0" w:line="360" w:lineRule="auto"/>
      </w:pPr>
      <w:r>
        <w:t>Mobile users</w:t>
      </w:r>
    </w:p>
    <w:p w14:paraId="4B36AF75" w14:textId="77DB10C6" w:rsidR="00FB0009" w:rsidRDefault="006A307A" w:rsidP="00566542">
      <w:pPr>
        <w:spacing w:after="0" w:line="360" w:lineRule="auto"/>
        <w:ind w:left="1440"/>
      </w:pPr>
      <w:r>
        <w:t>Connect while traveling</w:t>
      </w:r>
    </w:p>
    <w:p w14:paraId="3152CBEE" w14:textId="5DF0A168" w:rsidR="00A661FD" w:rsidRDefault="00A661FD" w:rsidP="00566542">
      <w:pPr>
        <w:spacing w:after="0" w:line="360" w:lineRule="auto"/>
        <w:jc w:val="center"/>
      </w:pPr>
      <w:r w:rsidRPr="00A661FD">
        <w:rPr>
          <w:noProof/>
        </w:rPr>
        <w:drawing>
          <wp:inline distT="0" distB="0" distL="0" distR="0" wp14:anchorId="736CEABF" wp14:editId="78A18F72">
            <wp:extent cx="3291656" cy="2710775"/>
            <wp:effectExtent l="0" t="0" r="4445" b="0"/>
            <wp:docPr id="1365376917" name="Picture 1" descr="A diagram of a person working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76917" name="Picture 1" descr="A diagram of a person working on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279" cy="27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313" w14:textId="1F187865" w:rsidR="00A661FD" w:rsidRDefault="00A661FD" w:rsidP="00566542">
      <w:pPr>
        <w:pStyle w:val="Heading2"/>
        <w:ind w:left="720"/>
      </w:pPr>
      <w:bookmarkStart w:id="30" w:name="_Toc216676029"/>
      <w:r w:rsidRPr="00A661FD">
        <w:lastRenderedPageBreak/>
        <w:t>Network devices</w:t>
      </w:r>
      <w:bookmarkEnd w:id="30"/>
    </w:p>
    <w:p w14:paraId="60CEC5F3" w14:textId="103D2C79" w:rsidR="00A661FD" w:rsidRDefault="00A661FD" w:rsidP="00566542">
      <w:pPr>
        <w:spacing w:after="0" w:line="360" w:lineRule="auto"/>
      </w:pPr>
      <w:r w:rsidRPr="00A661FD">
        <w:rPr>
          <w:noProof/>
        </w:rPr>
        <w:drawing>
          <wp:inline distT="0" distB="0" distL="0" distR="0" wp14:anchorId="322837B3" wp14:editId="76810A03">
            <wp:extent cx="5758180" cy="1590675"/>
            <wp:effectExtent l="0" t="0" r="0" b="9525"/>
            <wp:docPr id="654314940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4940" name="Picture 1" descr="A diagram of a ro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E07B" w14:textId="67F90CA9" w:rsidR="00A661FD" w:rsidRPr="00A661FD" w:rsidRDefault="00A661FD" w:rsidP="00566542">
      <w:pPr>
        <w:spacing w:after="0" w:line="360" w:lineRule="auto"/>
      </w:pPr>
      <w:r w:rsidRPr="00A661FD">
        <w:rPr>
          <w:noProof/>
        </w:rPr>
        <w:drawing>
          <wp:inline distT="0" distB="0" distL="0" distR="0" wp14:anchorId="5867ADB9" wp14:editId="629A0202">
            <wp:extent cx="5758180" cy="1439545"/>
            <wp:effectExtent l="0" t="0" r="0" b="8255"/>
            <wp:docPr id="15749496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966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CB9E" w14:textId="49C0C267" w:rsidR="00A661FD" w:rsidRDefault="00A661FD" w:rsidP="00566542">
      <w:pPr>
        <w:pStyle w:val="Heading2"/>
        <w:ind w:left="720"/>
      </w:pPr>
      <w:bookmarkStart w:id="31" w:name="_Toc216676030"/>
      <w:r w:rsidRPr="00A661FD">
        <w:t>Connection Internet Style</w:t>
      </w:r>
      <w:bookmarkEnd w:id="31"/>
    </w:p>
    <w:p w14:paraId="67A6483B" w14:textId="1D7A2FE1" w:rsidR="00A661FD" w:rsidRDefault="00A661FD" w:rsidP="00566542">
      <w:pPr>
        <w:spacing w:after="0" w:line="360" w:lineRule="auto"/>
      </w:pPr>
      <w:r w:rsidRPr="00A661FD">
        <w:rPr>
          <w:noProof/>
        </w:rPr>
        <w:drawing>
          <wp:inline distT="0" distB="0" distL="0" distR="0" wp14:anchorId="738B828F" wp14:editId="49E71705">
            <wp:extent cx="6007736" cy="3281464"/>
            <wp:effectExtent l="0" t="0" r="0" b="0"/>
            <wp:docPr id="1386475458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75458" name="Picture 1" descr="A diagram of a networ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323" cy="328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095B" w14:textId="16D020D2" w:rsidR="00A661FD" w:rsidRDefault="00A661FD" w:rsidP="00566542">
      <w:pPr>
        <w:spacing w:after="0" w:line="360" w:lineRule="auto"/>
      </w:pPr>
      <w:r w:rsidRPr="00A661FD">
        <w:rPr>
          <w:noProof/>
        </w:rPr>
        <w:lastRenderedPageBreak/>
        <w:drawing>
          <wp:inline distT="0" distB="0" distL="0" distR="0" wp14:anchorId="4987D3DB" wp14:editId="2C868F46">
            <wp:extent cx="5758180" cy="3275965"/>
            <wp:effectExtent l="0" t="0" r="0" b="635"/>
            <wp:docPr id="1237960679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0679" name="Picture 1" descr="A diagram of a computer networ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7FC3" w14:textId="3A3A7F7D" w:rsidR="00A661FD" w:rsidRDefault="00A661FD" w:rsidP="00566542">
      <w:pPr>
        <w:spacing w:after="0" w:line="360" w:lineRule="auto"/>
      </w:pPr>
      <w:r w:rsidRPr="00A661FD">
        <w:rPr>
          <w:noProof/>
        </w:rPr>
        <w:drawing>
          <wp:inline distT="0" distB="0" distL="0" distR="0" wp14:anchorId="7139C390" wp14:editId="794B150E">
            <wp:extent cx="5758180" cy="4328795"/>
            <wp:effectExtent l="0" t="0" r="0" b="0"/>
            <wp:docPr id="152882062" name="Picture 1" descr="A diagram of a cloud computing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062" name="Picture 1" descr="A diagram of a cloud computing network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4095" w14:textId="42FC0578" w:rsidR="00A661FD" w:rsidRDefault="00A661FD" w:rsidP="00566542">
      <w:pPr>
        <w:pStyle w:val="Heading2"/>
        <w:ind w:left="720"/>
      </w:pPr>
      <w:bookmarkStart w:id="32" w:name="_Toc216676031"/>
      <w:r w:rsidRPr="00A661FD">
        <w:t>Network Security</w:t>
      </w:r>
      <w:bookmarkEnd w:id="32"/>
    </w:p>
    <w:p w14:paraId="10676DA9" w14:textId="39A2D1A5" w:rsidR="00A661FD" w:rsidRDefault="00A661FD" w:rsidP="00566542">
      <w:pPr>
        <w:spacing w:after="0" w:line="360" w:lineRule="auto"/>
      </w:pPr>
      <w:r w:rsidRPr="00A661FD">
        <w:rPr>
          <w:noProof/>
        </w:rPr>
        <w:drawing>
          <wp:inline distT="0" distB="0" distL="0" distR="0" wp14:anchorId="36516907" wp14:editId="1DE021C3">
            <wp:extent cx="4111557" cy="743547"/>
            <wp:effectExtent l="0" t="0" r="3810" b="0"/>
            <wp:docPr id="2060894591" name="Picture 1" descr="A yellow padlock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4591" name="Picture 1" descr="A yellow padlock with black text&#10;&#10;AI-generated content may be incorrect."/>
                    <pic:cNvPicPr/>
                  </pic:nvPicPr>
                  <pic:blipFill rotWithShape="1">
                    <a:blip r:embed="rId14"/>
                    <a:srcRect b="64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815" cy="755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AB394" w14:textId="5E0235AE" w:rsidR="00A661FD" w:rsidRDefault="00A661FD" w:rsidP="00566542">
      <w:pPr>
        <w:spacing w:after="0" w:line="360" w:lineRule="auto"/>
      </w:pPr>
      <w:r w:rsidRPr="00A661FD">
        <w:rPr>
          <w:noProof/>
        </w:rPr>
        <w:lastRenderedPageBreak/>
        <w:drawing>
          <wp:inline distT="0" distB="0" distL="0" distR="0" wp14:anchorId="15D24009" wp14:editId="35686347">
            <wp:extent cx="4020766" cy="1280346"/>
            <wp:effectExtent l="0" t="0" r="0" b="0"/>
            <wp:docPr id="585093070" name="Picture 1" descr="A yellow padlock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93070" name="Picture 1" descr="A yellow padlock with black text&#10;&#10;AI-generated content may be incorrect."/>
                    <pic:cNvPicPr/>
                  </pic:nvPicPr>
                  <pic:blipFill rotWithShape="1">
                    <a:blip r:embed="rId14"/>
                    <a:srcRect t="38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769" cy="1291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1ABBE" w14:textId="3F457BED" w:rsidR="00A661FD" w:rsidRDefault="00A661FD" w:rsidP="00566542">
      <w:pPr>
        <w:pStyle w:val="Heading2"/>
        <w:ind w:left="720"/>
      </w:pPr>
      <w:bookmarkStart w:id="33" w:name="_Toc216676032"/>
      <w:r w:rsidRPr="00A661FD">
        <w:t>Closed network</w:t>
      </w:r>
      <w:bookmarkEnd w:id="33"/>
    </w:p>
    <w:p w14:paraId="2BBDE949" w14:textId="3B9E87AF" w:rsidR="00A661FD" w:rsidRDefault="00A661FD" w:rsidP="00566542">
      <w:pPr>
        <w:spacing w:after="0" w:line="360" w:lineRule="auto"/>
      </w:pPr>
      <w:r w:rsidRPr="00A661FD">
        <w:rPr>
          <w:noProof/>
        </w:rPr>
        <w:drawing>
          <wp:inline distT="0" distB="0" distL="0" distR="0" wp14:anchorId="4BC829E0" wp14:editId="01CA0B3B">
            <wp:extent cx="5460459" cy="3510037"/>
            <wp:effectExtent l="0" t="0" r="6985" b="0"/>
            <wp:docPr id="1876090942" name="Picture 1" descr="A diagram of a remote ho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90942" name="Picture 1" descr="A diagram of a remote hom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6097" cy="35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77BD" w14:textId="5C6EA915" w:rsidR="00A661FD" w:rsidRDefault="00A661FD" w:rsidP="00566542">
      <w:pPr>
        <w:pStyle w:val="Heading2"/>
        <w:ind w:left="720"/>
      </w:pPr>
      <w:bookmarkStart w:id="34" w:name="_Toc216676033"/>
      <w:r w:rsidRPr="00A661FD">
        <w:t>Open network</w:t>
      </w:r>
      <w:bookmarkEnd w:id="34"/>
    </w:p>
    <w:p w14:paraId="49909BD2" w14:textId="554437A8" w:rsidR="00A661FD" w:rsidRDefault="00A661FD" w:rsidP="00566542">
      <w:pPr>
        <w:spacing w:after="0" w:line="360" w:lineRule="auto"/>
      </w:pPr>
      <w:r w:rsidRPr="00A661FD">
        <w:rPr>
          <w:noProof/>
        </w:rPr>
        <w:drawing>
          <wp:inline distT="0" distB="0" distL="0" distR="0" wp14:anchorId="3518119B" wp14:editId="7223C18D">
            <wp:extent cx="5758180" cy="3198495"/>
            <wp:effectExtent l="0" t="0" r="0" b="1905"/>
            <wp:docPr id="55269561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5611" name="Picture 1" descr="A diagram of a network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2D5A" w14:textId="43E47B99" w:rsidR="00A661FD" w:rsidRDefault="00A661FD" w:rsidP="00566542">
      <w:pPr>
        <w:pStyle w:val="Heading2"/>
        <w:ind w:left="720"/>
      </w:pPr>
      <w:bookmarkStart w:id="35" w:name="_Toc216676034"/>
      <w:r w:rsidRPr="00A661FD">
        <w:t>Devices symbols</w:t>
      </w:r>
      <w:bookmarkEnd w:id="35"/>
    </w:p>
    <w:p w14:paraId="685FEA0E" w14:textId="05AECDC1" w:rsidR="00A661FD" w:rsidRDefault="00A661FD" w:rsidP="00566542">
      <w:pPr>
        <w:spacing w:after="0" w:line="360" w:lineRule="auto"/>
      </w:pPr>
      <w:r w:rsidRPr="00A661FD">
        <w:rPr>
          <w:noProof/>
        </w:rPr>
        <w:lastRenderedPageBreak/>
        <w:drawing>
          <wp:inline distT="0" distB="0" distL="0" distR="0" wp14:anchorId="1E180A0E" wp14:editId="616E54CE">
            <wp:extent cx="5758180" cy="3248660"/>
            <wp:effectExtent l="0" t="0" r="0" b="8890"/>
            <wp:docPr id="2081323418" name="Picture 1" descr="A computer icon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3418" name="Picture 1" descr="A computer icons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533C" w14:textId="19ECEE68" w:rsidR="00A661FD" w:rsidRDefault="00A661FD" w:rsidP="00566542">
      <w:pPr>
        <w:pStyle w:val="Heading2"/>
        <w:ind w:left="720"/>
      </w:pPr>
      <w:bookmarkStart w:id="36" w:name="_Toc216676035"/>
      <w:r w:rsidRPr="00A661FD">
        <w:t>Mapping</w:t>
      </w:r>
      <w:bookmarkEnd w:id="36"/>
    </w:p>
    <w:p w14:paraId="7871DA3B" w14:textId="3B5F8C3D" w:rsidR="00A661FD" w:rsidRDefault="00A661FD" w:rsidP="00566542">
      <w:pPr>
        <w:spacing w:after="0" w:line="360" w:lineRule="auto"/>
      </w:pPr>
      <w:r w:rsidRPr="00A661FD">
        <w:rPr>
          <w:noProof/>
        </w:rPr>
        <w:drawing>
          <wp:inline distT="0" distB="0" distL="0" distR="0" wp14:anchorId="5B93C278" wp14:editId="1F3D68C8">
            <wp:extent cx="5758180" cy="2157730"/>
            <wp:effectExtent l="0" t="0" r="0" b="0"/>
            <wp:docPr id="2125980088" name="Picture 1" descr="A diagram of a cloud computing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80088" name="Picture 1" descr="A diagram of a cloud computing network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8E45" w14:textId="77777777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Cloud: Internet or WAN</w:t>
      </w:r>
    </w:p>
    <w:p w14:paraId="1DFDA5A4" w14:textId="31E390E0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Round Shape: router.</w:t>
      </w:r>
    </w:p>
    <w:p w14:paraId="6AE75993" w14:textId="7B854203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Square Shape: switch.</w:t>
      </w:r>
    </w:p>
    <w:p w14:paraId="4864441A" w14:textId="0825CD69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PC: server.</w:t>
      </w:r>
    </w:p>
    <w:p w14:paraId="49958245" w14:textId="6CBADBC9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Laptop /monitor: End-devices</w:t>
      </w:r>
    </w:p>
    <w:p w14:paraId="07B36F54" w14:textId="173D385A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Straight Line: Ethernet connection</w:t>
      </w:r>
    </w:p>
    <w:p w14:paraId="461E76BF" w14:textId="1130E560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Z line: serial connection</w:t>
      </w:r>
    </w:p>
    <w:p w14:paraId="4CC718FB" w14:textId="35C60B09" w:rsidR="00A661FD" w:rsidRDefault="00A661FD" w:rsidP="00566542">
      <w:pPr>
        <w:pStyle w:val="Heading2"/>
        <w:ind w:left="720"/>
      </w:pPr>
      <w:bookmarkStart w:id="37" w:name="_Toc216676036"/>
      <w:r w:rsidRPr="00A661FD">
        <w:t>Characteristics of a Network</w:t>
      </w:r>
      <w:bookmarkEnd w:id="37"/>
    </w:p>
    <w:p w14:paraId="05AE6E9A" w14:textId="562D7D30" w:rsidR="00D238B4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Speed (data rate):</w:t>
      </w:r>
      <w:r w:rsidR="00D238B4">
        <w:t xml:space="preserve"> </w:t>
      </w:r>
      <w:r>
        <w:t>How fast data is transmitted</w:t>
      </w:r>
    </w:p>
    <w:p w14:paraId="28972171" w14:textId="6DF1F950" w:rsidR="00A661FD" w:rsidRDefault="00D238B4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 xml:space="preserve">Cost: </w:t>
      </w:r>
      <w:r w:rsidR="00A661FD">
        <w:t>Cost of components, installation, and maintenance</w:t>
      </w:r>
    </w:p>
    <w:p w14:paraId="6E07B7EB" w14:textId="623A6B08" w:rsidR="00A661FD" w:rsidRDefault="00D238B4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 xml:space="preserve">Security: </w:t>
      </w:r>
      <w:r w:rsidR="00A661FD">
        <w:t>Both storage data and transmitted data</w:t>
      </w:r>
    </w:p>
    <w:p w14:paraId="3E82769F" w14:textId="622B77B5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Av</w:t>
      </w:r>
      <w:r w:rsidR="00D238B4">
        <w:t xml:space="preserve">ailability: </w:t>
      </w:r>
      <w:r>
        <w:t>24/7</w:t>
      </w:r>
    </w:p>
    <w:p w14:paraId="584149A9" w14:textId="2550CA9A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lastRenderedPageBreak/>
        <w:t>S</w:t>
      </w:r>
      <w:r w:rsidR="00D238B4">
        <w:t xml:space="preserve">calability: </w:t>
      </w:r>
      <w:r>
        <w:t>Meet new needs when the network grows.</w:t>
      </w:r>
    </w:p>
    <w:p w14:paraId="18CF0DB4" w14:textId="54860603" w:rsidR="00A661FD" w:rsidRDefault="00A661FD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R</w:t>
      </w:r>
      <w:r w:rsidR="00D238B4">
        <w:t xml:space="preserve">eliability: </w:t>
      </w:r>
      <w:r>
        <w:t>Probability of failure</w:t>
      </w:r>
    </w:p>
    <w:p w14:paraId="24D4E207" w14:textId="0B3273FD" w:rsidR="00A661FD" w:rsidRDefault="00D238B4" w:rsidP="00566542">
      <w:pPr>
        <w:pStyle w:val="ListParagraph"/>
        <w:numPr>
          <w:ilvl w:val="0"/>
          <w:numId w:val="13"/>
        </w:numPr>
        <w:spacing w:after="0" w:line="360" w:lineRule="auto"/>
      </w:pPr>
      <w:r>
        <w:t>T</w:t>
      </w:r>
      <w:r w:rsidR="00A661FD">
        <w:t>opology</w:t>
      </w:r>
    </w:p>
    <w:p w14:paraId="199360D9" w14:textId="67874825" w:rsidR="00D238B4" w:rsidRDefault="00D238B4" w:rsidP="00566542">
      <w:pPr>
        <w:pStyle w:val="Heading2"/>
        <w:ind w:left="720"/>
      </w:pPr>
      <w:bookmarkStart w:id="38" w:name="_Toc216676037"/>
      <w:r w:rsidRPr="00D238B4">
        <w:t>Reduce common threats</w:t>
      </w:r>
      <w:bookmarkEnd w:id="38"/>
    </w:p>
    <w:p w14:paraId="22D26035" w14:textId="7A3E27DA" w:rsidR="00D238B4" w:rsidRDefault="00566542" w:rsidP="00566542">
      <w:pPr>
        <w:spacing w:after="0" w:line="360" w:lineRule="auto"/>
      </w:pPr>
      <w:r w:rsidRPr="00566542">
        <w:rPr>
          <w:noProof/>
        </w:rPr>
        <w:drawing>
          <wp:inline distT="0" distB="0" distL="0" distR="0" wp14:anchorId="3D8BE1F0" wp14:editId="246EB732">
            <wp:extent cx="6161227" cy="3048000"/>
            <wp:effectExtent l="0" t="0" r="0" b="0"/>
            <wp:docPr id="1650132917" name="Picture 1" descr="A close-up of a computer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32917" name="Picture 1" descr="A close-up of a computer security syste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4606" cy="304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3E89" w14:textId="40FA9165" w:rsidR="00566542" w:rsidRDefault="00566542" w:rsidP="00566542">
      <w:pPr>
        <w:pStyle w:val="Heading2"/>
        <w:ind w:left="720"/>
      </w:pPr>
      <w:bookmarkStart w:id="39" w:name="_Toc216676038"/>
      <w:r w:rsidRPr="00566542">
        <w:t>Classification of computer networks</w:t>
      </w:r>
      <w:bookmarkEnd w:id="3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55"/>
        <w:gridCol w:w="3600"/>
        <w:gridCol w:w="3060"/>
      </w:tblGrid>
      <w:tr w:rsidR="00566542" w:rsidRPr="00566542" w14:paraId="0153AE72" w14:textId="77777777" w:rsidTr="0056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AED7644" w14:textId="77777777" w:rsidR="00566542" w:rsidRPr="00566542" w:rsidRDefault="00566542" w:rsidP="00566542">
            <w:pPr>
              <w:spacing w:line="360" w:lineRule="auto"/>
              <w:rPr>
                <w:lang w:val="en-US"/>
              </w:rPr>
            </w:pPr>
            <w:r w:rsidRPr="00566542">
              <w:rPr>
                <w:lang w:val="en-US"/>
              </w:rPr>
              <w:t>Environments</w:t>
            </w:r>
          </w:p>
        </w:tc>
        <w:tc>
          <w:tcPr>
            <w:tcW w:w="3600" w:type="dxa"/>
            <w:hideMark/>
          </w:tcPr>
          <w:p w14:paraId="12DED9DC" w14:textId="77777777" w:rsidR="00566542" w:rsidRPr="00566542" w:rsidRDefault="00566542" w:rsidP="0056654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6542">
              <w:rPr>
                <w:lang w:val="en-US"/>
              </w:rPr>
              <w:t>Design</w:t>
            </w:r>
          </w:p>
        </w:tc>
        <w:tc>
          <w:tcPr>
            <w:tcW w:w="3060" w:type="dxa"/>
            <w:hideMark/>
          </w:tcPr>
          <w:p w14:paraId="0A588785" w14:textId="77777777" w:rsidR="00566542" w:rsidRPr="00566542" w:rsidRDefault="00566542" w:rsidP="0056654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6542">
              <w:rPr>
                <w:lang w:val="en-US"/>
              </w:rPr>
              <w:t>Topology</w:t>
            </w:r>
          </w:p>
        </w:tc>
      </w:tr>
      <w:tr w:rsidR="00566542" w:rsidRPr="00566542" w14:paraId="7A95B4B3" w14:textId="77777777" w:rsidTr="0056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0257F694" w14:textId="77777777" w:rsidR="00566542" w:rsidRPr="00566542" w:rsidRDefault="00566542" w:rsidP="00566542">
            <w:pPr>
              <w:spacing w:line="360" w:lineRule="auto"/>
              <w:rPr>
                <w:lang w:val="en-US"/>
              </w:rPr>
            </w:pPr>
            <w:r w:rsidRPr="00566542">
              <w:rPr>
                <w:lang w:val="en-US"/>
              </w:rPr>
              <w:t>LAN</w:t>
            </w:r>
          </w:p>
        </w:tc>
        <w:tc>
          <w:tcPr>
            <w:tcW w:w="3600" w:type="dxa"/>
            <w:hideMark/>
          </w:tcPr>
          <w:p w14:paraId="039B30DC" w14:textId="77777777" w:rsidR="00566542" w:rsidRPr="00566542" w:rsidRDefault="00566542" w:rsidP="005665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6542">
              <w:rPr>
                <w:lang w:val="en-US"/>
              </w:rPr>
              <w:t>Workgroup (Peer-to-Peer)</w:t>
            </w:r>
          </w:p>
        </w:tc>
        <w:tc>
          <w:tcPr>
            <w:tcW w:w="3060" w:type="dxa"/>
            <w:hideMark/>
          </w:tcPr>
          <w:p w14:paraId="73AE2386" w14:textId="77777777" w:rsidR="00566542" w:rsidRPr="00566542" w:rsidRDefault="00566542" w:rsidP="005665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6542">
              <w:rPr>
                <w:lang w:val="en-US"/>
              </w:rPr>
              <w:t>Bus</w:t>
            </w:r>
          </w:p>
        </w:tc>
      </w:tr>
      <w:tr w:rsidR="00566542" w:rsidRPr="00566542" w14:paraId="15709AA5" w14:textId="77777777" w:rsidTr="00566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C4222D9" w14:textId="77777777" w:rsidR="00566542" w:rsidRPr="00566542" w:rsidRDefault="00566542" w:rsidP="00566542">
            <w:pPr>
              <w:spacing w:line="360" w:lineRule="auto"/>
              <w:rPr>
                <w:lang w:val="en-US"/>
              </w:rPr>
            </w:pPr>
            <w:r w:rsidRPr="00566542">
              <w:rPr>
                <w:lang w:val="en-US"/>
              </w:rPr>
              <w:t>MAN</w:t>
            </w:r>
          </w:p>
        </w:tc>
        <w:tc>
          <w:tcPr>
            <w:tcW w:w="3600" w:type="dxa"/>
            <w:hideMark/>
          </w:tcPr>
          <w:p w14:paraId="703FC75B" w14:textId="77777777" w:rsidR="00566542" w:rsidRPr="00566542" w:rsidRDefault="00566542" w:rsidP="005665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6542">
              <w:rPr>
                <w:lang w:val="en-US"/>
              </w:rPr>
              <w:t>Client/Server</w:t>
            </w:r>
          </w:p>
        </w:tc>
        <w:tc>
          <w:tcPr>
            <w:tcW w:w="3060" w:type="dxa"/>
            <w:hideMark/>
          </w:tcPr>
          <w:p w14:paraId="59CFD6CF" w14:textId="77777777" w:rsidR="00566542" w:rsidRPr="00566542" w:rsidRDefault="00566542" w:rsidP="005665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6542">
              <w:rPr>
                <w:lang w:val="en-US"/>
              </w:rPr>
              <w:t>Star</w:t>
            </w:r>
          </w:p>
        </w:tc>
      </w:tr>
      <w:tr w:rsidR="00566542" w:rsidRPr="00566542" w14:paraId="32989E0E" w14:textId="77777777" w:rsidTr="0056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BE95E72" w14:textId="77777777" w:rsidR="00566542" w:rsidRPr="00566542" w:rsidRDefault="00566542" w:rsidP="00566542">
            <w:pPr>
              <w:spacing w:line="360" w:lineRule="auto"/>
              <w:rPr>
                <w:lang w:val="en-US"/>
              </w:rPr>
            </w:pPr>
            <w:r w:rsidRPr="00566542">
              <w:rPr>
                <w:lang w:val="en-US"/>
              </w:rPr>
              <w:t>WAN</w:t>
            </w:r>
          </w:p>
        </w:tc>
        <w:tc>
          <w:tcPr>
            <w:tcW w:w="3600" w:type="dxa"/>
            <w:hideMark/>
          </w:tcPr>
          <w:p w14:paraId="62D8FF39" w14:textId="77777777" w:rsidR="00566542" w:rsidRPr="00566542" w:rsidRDefault="00566542" w:rsidP="005665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60" w:type="dxa"/>
            <w:hideMark/>
          </w:tcPr>
          <w:p w14:paraId="39C4164F" w14:textId="77777777" w:rsidR="00566542" w:rsidRPr="00566542" w:rsidRDefault="00566542" w:rsidP="0056654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66542">
              <w:rPr>
                <w:lang w:val="en-US"/>
              </w:rPr>
              <w:t>Ring</w:t>
            </w:r>
          </w:p>
        </w:tc>
      </w:tr>
      <w:tr w:rsidR="00566542" w:rsidRPr="00566542" w14:paraId="313B3E2F" w14:textId="77777777" w:rsidTr="00566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3F45242" w14:textId="77777777" w:rsidR="00566542" w:rsidRPr="00566542" w:rsidRDefault="00566542" w:rsidP="00566542">
            <w:pPr>
              <w:spacing w:line="360" w:lineRule="auto"/>
              <w:rPr>
                <w:lang w:val="en-US"/>
              </w:rPr>
            </w:pPr>
          </w:p>
        </w:tc>
        <w:tc>
          <w:tcPr>
            <w:tcW w:w="3600" w:type="dxa"/>
            <w:hideMark/>
          </w:tcPr>
          <w:p w14:paraId="6F047947" w14:textId="77777777" w:rsidR="00566542" w:rsidRPr="00566542" w:rsidRDefault="00566542" w:rsidP="005665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60" w:type="dxa"/>
            <w:hideMark/>
          </w:tcPr>
          <w:p w14:paraId="19AD87B1" w14:textId="77777777" w:rsidR="00566542" w:rsidRPr="00566542" w:rsidRDefault="00566542" w:rsidP="005665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66542">
              <w:rPr>
                <w:lang w:val="en-US"/>
              </w:rPr>
              <w:t>Mesh</w:t>
            </w:r>
          </w:p>
        </w:tc>
      </w:tr>
    </w:tbl>
    <w:p w14:paraId="51DE1A58" w14:textId="563D67C6" w:rsidR="00566542" w:rsidRDefault="00566542" w:rsidP="00566542">
      <w:pPr>
        <w:pStyle w:val="Heading2"/>
        <w:ind w:left="720"/>
      </w:pPr>
      <w:bookmarkStart w:id="40" w:name="_Toc216676039"/>
      <w:r w:rsidRPr="00566542">
        <w:t>LAN models</w:t>
      </w:r>
      <w:bookmarkEnd w:id="40"/>
    </w:p>
    <w:p w14:paraId="465BA298" w14:textId="42071971" w:rsidR="00566542" w:rsidRDefault="00566542" w:rsidP="00566542">
      <w:pPr>
        <w:spacing w:after="0" w:line="360" w:lineRule="auto"/>
      </w:pPr>
      <w:r w:rsidRPr="00566542">
        <w:rPr>
          <w:noProof/>
        </w:rPr>
        <w:drawing>
          <wp:inline distT="0" distB="0" distL="0" distR="0" wp14:anchorId="2567EA7B" wp14:editId="1CEB641B">
            <wp:extent cx="5272005" cy="2769140"/>
            <wp:effectExtent l="0" t="0" r="5080" b="0"/>
            <wp:docPr id="59734647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46471" name="Picture 1" descr="A diagram of a computer network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5950" cy="277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D851" w14:textId="6A41193D" w:rsidR="00566542" w:rsidRDefault="00566542" w:rsidP="00566542">
      <w:pPr>
        <w:pStyle w:val="Heading2"/>
        <w:ind w:left="720"/>
      </w:pPr>
      <w:bookmarkStart w:id="41" w:name="_Toc216676040"/>
      <w:r w:rsidRPr="00566542">
        <w:lastRenderedPageBreak/>
        <w:t>Metropolitan Area Networks (MANs)</w:t>
      </w:r>
      <w:bookmarkEnd w:id="41"/>
    </w:p>
    <w:p w14:paraId="75D57AC7" w14:textId="77E324C8" w:rsidR="00566542" w:rsidRDefault="00566542" w:rsidP="00566542">
      <w:pPr>
        <w:spacing w:after="0" w:line="360" w:lineRule="auto"/>
      </w:pPr>
      <w:r w:rsidRPr="00566542">
        <w:rPr>
          <w:noProof/>
        </w:rPr>
        <w:drawing>
          <wp:inline distT="0" distB="0" distL="0" distR="0" wp14:anchorId="6006F64E" wp14:editId="1EA8A10E">
            <wp:extent cx="5758180" cy="3361690"/>
            <wp:effectExtent l="0" t="0" r="0" b="0"/>
            <wp:docPr id="93759009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0091" name="Picture 1" descr="A diagram of a network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6339" w14:textId="75B7723D" w:rsidR="00566542" w:rsidRDefault="00566542" w:rsidP="00566542">
      <w:pPr>
        <w:pStyle w:val="Heading2"/>
        <w:ind w:left="720"/>
      </w:pPr>
      <w:bookmarkStart w:id="42" w:name="_Toc216676041"/>
      <w:r w:rsidRPr="00566542">
        <w:t>Wide Area Networks (WANs)</w:t>
      </w:r>
      <w:bookmarkEnd w:id="42"/>
    </w:p>
    <w:p w14:paraId="49894918" w14:textId="07624006" w:rsidR="00566542" w:rsidRDefault="00566542" w:rsidP="00566542">
      <w:pPr>
        <w:spacing w:after="0" w:line="360" w:lineRule="auto"/>
      </w:pPr>
      <w:r w:rsidRPr="00566542">
        <w:rPr>
          <w:noProof/>
        </w:rPr>
        <w:drawing>
          <wp:inline distT="0" distB="0" distL="0" distR="0" wp14:anchorId="5F3EEB30" wp14:editId="5B35A683">
            <wp:extent cx="4370961" cy="2325267"/>
            <wp:effectExtent l="0" t="0" r="0" b="0"/>
            <wp:docPr id="401131823" name="Picture 1" descr="A map of the world with computers connected to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1823" name="Picture 1" descr="A map of the world with computers connected to each oth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676" cy="233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5DB2" w14:textId="11703D85" w:rsidR="00566542" w:rsidRDefault="00566542" w:rsidP="00566542">
      <w:pPr>
        <w:pStyle w:val="Heading2"/>
        <w:ind w:left="720"/>
      </w:pPr>
      <w:bookmarkStart w:id="43" w:name="_Toc216676042"/>
      <w:r w:rsidRPr="00566542">
        <w:t>Network Protocol</w:t>
      </w:r>
      <w:bookmarkEnd w:id="43"/>
    </w:p>
    <w:p w14:paraId="5680BC82" w14:textId="4C9BED66" w:rsid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>
        <w:t>A network protocol defines rules and conventions for communication between network devices.</w:t>
      </w:r>
    </w:p>
    <w:p w14:paraId="2D6812B7" w14:textId="6B8E8EF2" w:rsid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>
        <w:t>Network protocols include mechanisms for devices to identify and make connections with each other, as well as formatting rules that specify how data is packaged into messages sent and received</w:t>
      </w:r>
    </w:p>
    <w:p w14:paraId="46DD219B" w14:textId="11A2EFF6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t>TCP</w:t>
      </w:r>
    </w:p>
    <w:p w14:paraId="2C5F0B01" w14:textId="4F8F9D5E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t>UDP</w:t>
      </w:r>
    </w:p>
    <w:p w14:paraId="5535FB15" w14:textId="16CD2051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t>FTP</w:t>
      </w:r>
    </w:p>
    <w:p w14:paraId="12EE26AE" w14:textId="5A8D6EC1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t>HTTP</w:t>
      </w:r>
    </w:p>
    <w:p w14:paraId="554E90B7" w14:textId="4B741539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lastRenderedPageBreak/>
        <w:t>HTTPS</w:t>
      </w:r>
    </w:p>
    <w:p w14:paraId="42129C77" w14:textId="61A13292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t>DNS</w:t>
      </w:r>
    </w:p>
    <w:p w14:paraId="5F094EDB" w14:textId="7B5336FD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>
        <w:t>S</w:t>
      </w:r>
      <w:r w:rsidRPr="00566542">
        <w:t>MTP</w:t>
      </w:r>
    </w:p>
    <w:p w14:paraId="0323084C" w14:textId="16B3A6FA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t>POP</w:t>
      </w:r>
    </w:p>
    <w:p w14:paraId="7201EBD3" w14:textId="3F36D59D" w:rsidR="00566542" w:rsidRP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t>Telnet</w:t>
      </w:r>
    </w:p>
    <w:p w14:paraId="0AB03535" w14:textId="67D94A30" w:rsid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 w:rsidRPr="00566542">
        <w:t>SSH</w:t>
      </w:r>
    </w:p>
    <w:p w14:paraId="5B029D1E" w14:textId="61EAE2BB" w:rsidR="00566542" w:rsidRDefault="00566542" w:rsidP="00566542">
      <w:pPr>
        <w:pStyle w:val="Heading2"/>
        <w:ind w:left="720"/>
      </w:pPr>
      <w:bookmarkStart w:id="44" w:name="_Toc216676043"/>
      <w:r w:rsidRPr="00566542">
        <w:t>Port Numbers</w:t>
      </w:r>
      <w:bookmarkEnd w:id="44"/>
    </w:p>
    <w:p w14:paraId="7EC24AE6" w14:textId="1074B4A3" w:rsidR="00566542" w:rsidRDefault="00566542" w:rsidP="00566542">
      <w:r w:rsidRPr="00566542">
        <w:rPr>
          <w:noProof/>
        </w:rPr>
        <w:drawing>
          <wp:inline distT="0" distB="0" distL="0" distR="0" wp14:anchorId="7A2E78F6" wp14:editId="5A84B07F">
            <wp:extent cx="5758180" cy="3064510"/>
            <wp:effectExtent l="0" t="0" r="0" b="2540"/>
            <wp:docPr id="236893945" name="Picture 1" descr="A diagram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3945" name="Picture 1" descr="A diagram of a number of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2925" w14:textId="32CC3B1E" w:rsidR="00566542" w:rsidRDefault="00566542" w:rsidP="00566542">
      <w:pPr>
        <w:pStyle w:val="Heading2"/>
        <w:ind w:left="720"/>
      </w:pPr>
      <w:bookmarkStart w:id="45" w:name="_Toc216676044"/>
      <w:r w:rsidRPr="00566542">
        <w:t>Protocol vs Standard</w:t>
      </w:r>
      <w:bookmarkEnd w:id="45"/>
    </w:p>
    <w:p w14:paraId="619B1729" w14:textId="0E408821" w:rsid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>
        <w:t>Protocol: a set of rules that governs data communication.</w:t>
      </w:r>
    </w:p>
    <w:p w14:paraId="134FA0BB" w14:textId="69462806" w:rsidR="00566542" w:rsidRDefault="00566542" w:rsidP="00566542">
      <w:pPr>
        <w:pStyle w:val="ListParagraph"/>
        <w:numPr>
          <w:ilvl w:val="0"/>
          <w:numId w:val="21"/>
        </w:numPr>
        <w:spacing w:after="0" w:line="360" w:lineRule="auto"/>
      </w:pPr>
      <w:r>
        <w:t>Standards: agreed-upon rules.</w:t>
      </w:r>
    </w:p>
    <w:p w14:paraId="1B09F73F" w14:textId="6767A714" w:rsidR="00566542" w:rsidRDefault="007B5637" w:rsidP="00566542">
      <w:pPr>
        <w:pStyle w:val="Heading2"/>
        <w:ind w:left="720"/>
      </w:pPr>
      <w:bookmarkStart w:id="46" w:name="_Toc216676045"/>
      <w:r w:rsidRPr="007B5637">
        <w:rPr>
          <w:noProof/>
        </w:rPr>
        <w:drawing>
          <wp:anchor distT="0" distB="0" distL="114300" distR="114300" simplePos="0" relativeHeight="251658240" behindDoc="1" locked="0" layoutInCell="1" allowOverlap="1" wp14:anchorId="1ED21AA4" wp14:editId="3475CAB9">
            <wp:simplePos x="0" y="0"/>
            <wp:positionH relativeFrom="column">
              <wp:posOffset>2434252</wp:posOffset>
            </wp:positionH>
            <wp:positionV relativeFrom="paragraph">
              <wp:posOffset>235261</wp:posOffset>
            </wp:positionV>
            <wp:extent cx="2496766" cy="3311544"/>
            <wp:effectExtent l="0" t="0" r="0" b="3175"/>
            <wp:wrapNone/>
            <wp:docPr id="100757294" name="Picture 1" descr="A diagram of a c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7294" name="Picture 1" descr="A diagram of a cak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766" cy="3311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542" w:rsidRPr="00566542">
        <w:t>OSI Introduction</w:t>
      </w:r>
      <w:bookmarkEnd w:id="46"/>
    </w:p>
    <w:p w14:paraId="48C39630" w14:textId="1F6CB3D0" w:rsidR="007B5637" w:rsidRDefault="007B5637" w:rsidP="007B5637">
      <w:pPr>
        <w:pStyle w:val="ListParagraph"/>
        <w:numPr>
          <w:ilvl w:val="0"/>
          <w:numId w:val="21"/>
        </w:numPr>
        <w:spacing w:after="0" w:line="360" w:lineRule="auto"/>
      </w:pPr>
      <w:r>
        <w:t>Multi-vendors</w:t>
      </w:r>
    </w:p>
    <w:p w14:paraId="778E9352" w14:textId="208C7DD2" w:rsidR="007B5637" w:rsidRDefault="007B5637" w:rsidP="007B5637">
      <w:pPr>
        <w:pStyle w:val="ListParagraph"/>
        <w:numPr>
          <w:ilvl w:val="0"/>
          <w:numId w:val="21"/>
        </w:numPr>
        <w:spacing w:after="0" w:line="360" w:lineRule="auto"/>
      </w:pPr>
      <w:r>
        <w:t>one standard</w:t>
      </w:r>
    </w:p>
    <w:p w14:paraId="0ED86E46" w14:textId="1265926C" w:rsidR="00566542" w:rsidRDefault="007B5637" w:rsidP="007B5637">
      <w:pPr>
        <w:pStyle w:val="ListParagraph"/>
        <w:numPr>
          <w:ilvl w:val="0"/>
          <w:numId w:val="21"/>
        </w:numPr>
        <w:spacing w:after="0" w:line="360" w:lineRule="auto"/>
      </w:pPr>
      <w:r>
        <w:t>OSI model</w:t>
      </w:r>
    </w:p>
    <w:p w14:paraId="1F57DBA2" w14:textId="670289A7" w:rsidR="007B5637" w:rsidRDefault="007B5637" w:rsidP="007B5637">
      <w:pPr>
        <w:spacing w:after="0" w:line="360" w:lineRule="auto"/>
        <w:ind w:left="360"/>
      </w:pPr>
    </w:p>
    <w:p w14:paraId="5B02219E" w14:textId="77777777" w:rsidR="007B5637" w:rsidRDefault="007B5637" w:rsidP="007B5637">
      <w:pPr>
        <w:spacing w:after="0" w:line="360" w:lineRule="auto"/>
        <w:ind w:left="360"/>
      </w:pPr>
    </w:p>
    <w:p w14:paraId="4E9EEB60" w14:textId="77777777" w:rsidR="007B5637" w:rsidRDefault="007B5637" w:rsidP="007B5637">
      <w:pPr>
        <w:spacing w:after="0" w:line="360" w:lineRule="auto"/>
        <w:ind w:left="360"/>
      </w:pPr>
    </w:p>
    <w:p w14:paraId="638DBDE4" w14:textId="77777777" w:rsidR="007B5637" w:rsidRDefault="007B5637" w:rsidP="007B5637">
      <w:pPr>
        <w:spacing w:after="0" w:line="360" w:lineRule="auto"/>
        <w:ind w:left="360"/>
      </w:pPr>
    </w:p>
    <w:p w14:paraId="4971361A" w14:textId="77777777" w:rsidR="007B5637" w:rsidRDefault="007B5637" w:rsidP="007B5637">
      <w:pPr>
        <w:spacing w:after="0" w:line="360" w:lineRule="auto"/>
        <w:ind w:left="360"/>
      </w:pPr>
    </w:p>
    <w:p w14:paraId="74235861" w14:textId="77777777" w:rsidR="007B5637" w:rsidRDefault="007B5637" w:rsidP="007B5637">
      <w:pPr>
        <w:spacing w:after="0" w:line="360" w:lineRule="auto"/>
        <w:ind w:left="360"/>
      </w:pPr>
    </w:p>
    <w:p w14:paraId="79DC216A" w14:textId="77777777" w:rsidR="007B5637" w:rsidRDefault="007B5637" w:rsidP="007B5637">
      <w:pPr>
        <w:spacing w:after="0" w:line="360" w:lineRule="auto"/>
        <w:ind w:left="360"/>
      </w:pPr>
    </w:p>
    <w:p w14:paraId="09892064" w14:textId="6CE3761B" w:rsidR="007B5637" w:rsidRDefault="007B5637" w:rsidP="007B5637">
      <w:pPr>
        <w:pStyle w:val="ListParagraph"/>
        <w:numPr>
          <w:ilvl w:val="0"/>
          <w:numId w:val="21"/>
        </w:numPr>
        <w:spacing w:after="0" w:line="360" w:lineRule="auto"/>
      </w:pPr>
      <w:r>
        <w:lastRenderedPageBreak/>
        <w:t>OSI: is a set of protocols that allow any two different systems to communicate regardless of their underlying architecture. Allows complete interoperability between systems</w:t>
      </w:r>
    </w:p>
    <w:p w14:paraId="15416E62" w14:textId="611F1C30" w:rsidR="007B5637" w:rsidRDefault="007B5637" w:rsidP="007B5637">
      <w:pPr>
        <w:spacing w:after="0" w:line="360" w:lineRule="auto"/>
        <w:ind w:left="360"/>
        <w:jc w:val="center"/>
      </w:pPr>
      <w:r w:rsidRPr="007B5637">
        <w:rPr>
          <w:noProof/>
        </w:rPr>
        <w:drawing>
          <wp:inline distT="0" distB="0" distL="0" distR="0" wp14:anchorId="018942AB" wp14:editId="357C919F">
            <wp:extent cx="2120630" cy="449616"/>
            <wp:effectExtent l="0" t="0" r="0" b="7620"/>
            <wp:docPr id="1503997384" name="Picture 1" descr="A green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97384" name="Picture 1" descr="A green sign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7639" cy="4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749C" w14:textId="2FA2DA93" w:rsidR="007B5637" w:rsidRDefault="007B5637" w:rsidP="007B5637">
      <w:pPr>
        <w:pStyle w:val="Heading2"/>
        <w:ind w:left="720"/>
      </w:pPr>
      <w:bookmarkStart w:id="47" w:name="_Toc216676046"/>
      <w:r w:rsidRPr="007B5637">
        <w:t>OSI model overview</w:t>
      </w:r>
      <w:bookmarkEnd w:id="47"/>
    </w:p>
    <w:p w14:paraId="0CCBFC9D" w14:textId="77777777" w:rsidR="000659F7" w:rsidRDefault="000659F7" w:rsidP="000659F7">
      <w:pPr>
        <w:pStyle w:val="ListParagraph"/>
        <w:numPr>
          <w:ilvl w:val="0"/>
          <w:numId w:val="21"/>
        </w:numPr>
        <w:spacing w:after="0" w:line="360" w:lineRule="auto"/>
      </w:pPr>
      <w:r>
        <w:t>OSI model:</w:t>
      </w:r>
    </w:p>
    <w:p w14:paraId="08A6C5B1" w14:textId="77777777" w:rsidR="000659F7" w:rsidRDefault="000659F7" w:rsidP="000659F7">
      <w:pPr>
        <w:pStyle w:val="ListParagraph"/>
        <w:numPr>
          <w:ilvl w:val="0"/>
          <w:numId w:val="3"/>
        </w:numPr>
        <w:spacing w:after="0" w:line="360" w:lineRule="auto"/>
      </w:pPr>
      <w:r>
        <w:t>Upper layers (L4 – L7): implemented mostly in software</w:t>
      </w:r>
    </w:p>
    <w:p w14:paraId="00FAC2B0" w14:textId="77777777" w:rsidR="000659F7" w:rsidRDefault="000659F7" w:rsidP="000659F7">
      <w:pPr>
        <w:pStyle w:val="ListParagraph"/>
        <w:numPr>
          <w:ilvl w:val="0"/>
          <w:numId w:val="3"/>
        </w:numPr>
        <w:spacing w:after="0" w:line="360" w:lineRule="auto"/>
      </w:pPr>
      <w:r>
        <w:t>Lower layers (L2 &amp; L3): combination of software and hardware.</w:t>
      </w:r>
    </w:p>
    <w:p w14:paraId="6A3701ED" w14:textId="3716A2F6" w:rsidR="000659F7" w:rsidRDefault="000659F7" w:rsidP="000659F7">
      <w:pPr>
        <w:pStyle w:val="ListParagraph"/>
        <w:numPr>
          <w:ilvl w:val="0"/>
          <w:numId w:val="3"/>
        </w:numPr>
        <w:spacing w:after="0" w:line="360" w:lineRule="auto"/>
      </w:pPr>
      <w:r>
        <w:t>Physical layer (L1): mostly in hardware.</w:t>
      </w:r>
    </w:p>
    <w:p w14:paraId="58207DCB" w14:textId="4C215DC1" w:rsidR="000659F7" w:rsidRPr="000659F7" w:rsidRDefault="000659F7" w:rsidP="000659F7">
      <w:pPr>
        <w:pStyle w:val="ListParagraph"/>
        <w:numPr>
          <w:ilvl w:val="0"/>
          <w:numId w:val="21"/>
        </w:numPr>
        <w:spacing w:after="0" w:line="360" w:lineRule="auto"/>
      </w:pPr>
      <w:r>
        <w:t>Each layer adds header to the message except layer 2 adds header and a trailer.</w:t>
      </w:r>
    </w:p>
    <w:p w14:paraId="78529238" w14:textId="3615C0C1" w:rsidR="007B5637" w:rsidRDefault="007B5637" w:rsidP="007B5637">
      <w:pPr>
        <w:jc w:val="center"/>
      </w:pPr>
      <w:r w:rsidRPr="007B5637">
        <w:rPr>
          <w:noProof/>
        </w:rPr>
        <w:drawing>
          <wp:inline distT="0" distB="0" distL="0" distR="0" wp14:anchorId="7B90765D" wp14:editId="4CAAF0AE">
            <wp:extent cx="4305436" cy="2736715"/>
            <wp:effectExtent l="0" t="0" r="0" b="6985"/>
            <wp:docPr id="716034737" name="Picture 1" descr="A group of text on a rectangular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34737" name="Picture 1" descr="A group of text on a rectangular surfac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9097" cy="27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6523" w14:textId="44D9AC5C" w:rsidR="007B5637" w:rsidRDefault="007B5637" w:rsidP="007B5637">
      <w:pPr>
        <w:jc w:val="center"/>
      </w:pPr>
      <w:r w:rsidRPr="007B5637">
        <w:rPr>
          <w:noProof/>
        </w:rPr>
        <w:drawing>
          <wp:inline distT="0" distB="0" distL="0" distR="0" wp14:anchorId="6DB60BB4" wp14:editId="0B96C520">
            <wp:extent cx="5758180" cy="3200400"/>
            <wp:effectExtent l="0" t="0" r="0" b="0"/>
            <wp:docPr id="149047590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75904" name="Picture 1" descr="A diagram of a network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0AF8" w14:textId="68998469" w:rsidR="007B5637" w:rsidRDefault="007B5637" w:rsidP="007B5637">
      <w:pPr>
        <w:jc w:val="center"/>
      </w:pPr>
      <w:r w:rsidRPr="007B5637">
        <w:rPr>
          <w:noProof/>
        </w:rPr>
        <w:lastRenderedPageBreak/>
        <w:drawing>
          <wp:inline distT="0" distB="0" distL="0" distR="0" wp14:anchorId="6479B092" wp14:editId="06196FAC">
            <wp:extent cx="4033736" cy="2659205"/>
            <wp:effectExtent l="0" t="0" r="5080" b="8255"/>
            <wp:docPr id="130769246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92466" name="Picture 1" descr="A diagram of a dia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7348" cy="266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52DC" w14:textId="3DDA3D13" w:rsidR="000659F7" w:rsidRDefault="000659F7" w:rsidP="000659F7">
      <w:pPr>
        <w:pStyle w:val="Heading2"/>
        <w:ind w:left="720"/>
      </w:pPr>
      <w:bookmarkStart w:id="48" w:name="_Toc216676047"/>
      <w:r w:rsidRPr="000659F7">
        <w:t>Role of Application Layers</w:t>
      </w:r>
      <w:bookmarkEnd w:id="48"/>
    </w:p>
    <w:p w14:paraId="07B804E0" w14:textId="76E80E42" w:rsidR="000659F7" w:rsidRDefault="000659F7" w:rsidP="000659F7">
      <w:r w:rsidRPr="000659F7">
        <w:rPr>
          <w:noProof/>
        </w:rPr>
        <w:drawing>
          <wp:inline distT="0" distB="0" distL="0" distR="0" wp14:anchorId="3F77F4EF" wp14:editId="6BDF165A">
            <wp:extent cx="4675761" cy="2778231"/>
            <wp:effectExtent l="0" t="0" r="0" b="3175"/>
            <wp:docPr id="329690835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90835" name="Picture 1" descr="A diagram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2788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C26E" w14:textId="24527260" w:rsidR="000659F7" w:rsidRDefault="000659F7" w:rsidP="000659F7">
      <w:r w:rsidRPr="000659F7">
        <w:rPr>
          <w:noProof/>
        </w:rPr>
        <w:drawing>
          <wp:inline distT="0" distB="0" distL="0" distR="0" wp14:anchorId="09FA9C87" wp14:editId="453FB1F2">
            <wp:extent cx="4915710" cy="2797748"/>
            <wp:effectExtent l="0" t="0" r="0" b="3175"/>
            <wp:docPr id="2022573823" name="Picture 1" descr="A brown arrow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73823" name="Picture 1" descr="A brown arrows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80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5160" w14:textId="5493F00A" w:rsidR="000659F7" w:rsidRDefault="000659F7" w:rsidP="000659F7">
      <w:pPr>
        <w:pStyle w:val="Heading2"/>
        <w:ind w:left="720"/>
      </w:pPr>
      <w:bookmarkStart w:id="49" w:name="_Toc216676048"/>
      <w:r w:rsidRPr="000659F7">
        <w:t>Encapsulating Data</w:t>
      </w:r>
      <w:bookmarkEnd w:id="49"/>
    </w:p>
    <w:p w14:paraId="60CB4BF3" w14:textId="7267F00C" w:rsidR="000659F7" w:rsidRDefault="000659F7" w:rsidP="000659F7">
      <w:r w:rsidRPr="000659F7">
        <w:rPr>
          <w:noProof/>
        </w:rPr>
        <w:lastRenderedPageBreak/>
        <w:drawing>
          <wp:inline distT="0" distB="0" distL="0" distR="0" wp14:anchorId="1870FD77" wp14:editId="5E392AEC">
            <wp:extent cx="4386437" cy="2775625"/>
            <wp:effectExtent l="0" t="0" r="0" b="5715"/>
            <wp:docPr id="1150748119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48119" name="Picture 1" descr="A diagram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8760" cy="278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A1F1" w14:textId="79AB9587" w:rsidR="000659F7" w:rsidRDefault="000659F7" w:rsidP="000659F7">
      <w:r w:rsidRPr="000659F7">
        <w:rPr>
          <w:noProof/>
        </w:rPr>
        <w:drawing>
          <wp:inline distT="0" distB="0" distL="0" distR="0" wp14:anchorId="46945281" wp14:editId="56D3B53E">
            <wp:extent cx="4572000" cy="2711032"/>
            <wp:effectExtent l="0" t="0" r="0" b="0"/>
            <wp:docPr id="88132030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0302" name="Picture 1" descr="A diagram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8193" cy="272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2429" w14:textId="7710AF4C" w:rsidR="000659F7" w:rsidRDefault="000659F7" w:rsidP="000659F7">
      <w:pPr>
        <w:pStyle w:val="Heading2"/>
        <w:ind w:left="720"/>
      </w:pPr>
      <w:bookmarkStart w:id="50" w:name="_Toc216676049"/>
      <w:r w:rsidRPr="000659F7">
        <w:t>De-encapsulating Data</w:t>
      </w:r>
      <w:bookmarkEnd w:id="50"/>
    </w:p>
    <w:p w14:paraId="6AD99E38" w14:textId="3066497E" w:rsidR="000659F7" w:rsidRDefault="000659F7" w:rsidP="000659F7">
      <w:r w:rsidRPr="000659F7">
        <w:rPr>
          <w:noProof/>
        </w:rPr>
        <w:drawing>
          <wp:inline distT="0" distB="0" distL="0" distR="0" wp14:anchorId="5F1E2470" wp14:editId="6FB3712C">
            <wp:extent cx="5246451" cy="3035166"/>
            <wp:effectExtent l="0" t="0" r="0" b="0"/>
            <wp:docPr id="1987023690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23690" name="Picture 1" descr="A diagram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2367" cy="303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FDAF" w14:textId="5D2410EA" w:rsidR="000659F7" w:rsidRDefault="000659F7" w:rsidP="000659F7">
      <w:pPr>
        <w:pStyle w:val="Heading2"/>
        <w:ind w:left="720"/>
      </w:pPr>
      <w:bookmarkStart w:id="51" w:name="_Toc216676050"/>
      <w:r w:rsidRPr="000659F7">
        <w:lastRenderedPageBreak/>
        <w:t>Sending Data</w:t>
      </w:r>
      <w:bookmarkEnd w:id="51"/>
    </w:p>
    <w:p w14:paraId="0919593F" w14:textId="01622288" w:rsidR="000659F7" w:rsidRDefault="000659F7" w:rsidP="000659F7">
      <w:r w:rsidRPr="000659F7">
        <w:rPr>
          <w:noProof/>
        </w:rPr>
        <w:drawing>
          <wp:inline distT="0" distB="0" distL="0" distR="0" wp14:anchorId="2CD3679E" wp14:editId="7B757C27">
            <wp:extent cx="5758180" cy="3080385"/>
            <wp:effectExtent l="0" t="0" r="0" b="5715"/>
            <wp:docPr id="1084087899" name="Picture 1" descr="A diagram of a computer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7899" name="Picture 1" descr="A diagram of a computer model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82C5" w14:textId="77777777" w:rsidR="007708A4" w:rsidRPr="007708A4" w:rsidRDefault="007708A4" w:rsidP="007708A4">
      <w:pPr>
        <w:numPr>
          <w:ilvl w:val="0"/>
          <w:numId w:val="31"/>
        </w:numPr>
        <w:rPr>
          <w:lang w:val="en-US"/>
        </w:rPr>
      </w:pPr>
      <w:r w:rsidRPr="007708A4">
        <w:rPr>
          <w:b/>
          <w:bCs/>
          <w:lang w:val="en-US"/>
        </w:rPr>
        <w:t>Đi xuống: thêm header</w:t>
      </w:r>
    </w:p>
    <w:p w14:paraId="6B8EB880" w14:textId="77777777" w:rsidR="007708A4" w:rsidRPr="007708A4" w:rsidRDefault="007708A4" w:rsidP="007708A4">
      <w:pPr>
        <w:numPr>
          <w:ilvl w:val="0"/>
          <w:numId w:val="31"/>
        </w:numPr>
        <w:rPr>
          <w:lang w:val="en-US"/>
        </w:rPr>
      </w:pPr>
      <w:r w:rsidRPr="007708A4">
        <w:rPr>
          <w:b/>
          <w:bCs/>
          <w:lang w:val="en-US"/>
        </w:rPr>
        <w:t>Đi lên: bỏ header</w:t>
      </w:r>
    </w:p>
    <w:p w14:paraId="5D48E6EE" w14:textId="77777777" w:rsidR="007708A4" w:rsidRPr="007708A4" w:rsidRDefault="007708A4" w:rsidP="007708A4">
      <w:pPr>
        <w:numPr>
          <w:ilvl w:val="0"/>
          <w:numId w:val="31"/>
        </w:numPr>
        <w:rPr>
          <w:lang w:val="en-US"/>
        </w:rPr>
      </w:pPr>
      <w:r w:rsidRPr="007708A4">
        <w:rPr>
          <w:b/>
          <w:bCs/>
          <w:lang w:val="en-US"/>
        </w:rPr>
        <w:t>Trailer chỉ có ở Layer 2</w:t>
      </w:r>
    </w:p>
    <w:p w14:paraId="50D02FF9" w14:textId="77777777" w:rsidR="007708A4" w:rsidRPr="007708A4" w:rsidRDefault="007708A4" w:rsidP="007708A4">
      <w:pPr>
        <w:numPr>
          <w:ilvl w:val="0"/>
          <w:numId w:val="31"/>
        </w:numPr>
        <w:rPr>
          <w:lang w:val="en-US"/>
        </w:rPr>
      </w:pPr>
      <w:r w:rsidRPr="007708A4">
        <w:rPr>
          <w:b/>
          <w:bCs/>
          <w:lang w:val="en-US"/>
        </w:rPr>
        <w:t>Physical layer chỉ xử lý bit</w:t>
      </w:r>
    </w:p>
    <w:p w14:paraId="629FB417" w14:textId="3B255BBF" w:rsidR="007708A4" w:rsidRPr="007708A4" w:rsidRDefault="007708A4" w:rsidP="000659F7">
      <w:r w:rsidRPr="007708A4">
        <w:rPr>
          <w:rFonts w:ascii="Segoe UI Emoji" w:hAnsi="Segoe UI Emoji" w:cs="Segoe UI Emoji"/>
          <w:lang w:val="en-US"/>
        </w:rPr>
        <w:t>📢</w:t>
      </w:r>
      <w:r w:rsidRPr="007708A4">
        <w:rPr>
          <w:lang w:val="en-US"/>
        </w:rPr>
        <w:t xml:space="preserve"> </w:t>
      </w:r>
      <w:r w:rsidRPr="007708A4">
        <w:rPr>
          <w:i/>
          <w:iCs/>
          <w:lang w:val="en-US"/>
        </w:rPr>
        <w:t>Sender encapsulates – Receiver decapsulates</w:t>
      </w:r>
    </w:p>
    <w:p w14:paraId="5B6E867B" w14:textId="059294B0" w:rsidR="00BC6056" w:rsidRDefault="00BC6056" w:rsidP="00BC6056">
      <w:pPr>
        <w:pStyle w:val="Heading2"/>
        <w:ind w:left="720"/>
      </w:pPr>
      <w:bookmarkStart w:id="52" w:name="_Toc216676051"/>
      <w:r w:rsidRPr="00BC6056">
        <w:t>Protocol Data Unit PDU</w:t>
      </w:r>
      <w:bookmarkEnd w:id="52"/>
    </w:p>
    <w:p w14:paraId="0A946B43" w14:textId="4C9B172B" w:rsidR="007708A4" w:rsidRDefault="007708A4" w:rsidP="007708A4">
      <w:r w:rsidRPr="007708A4">
        <w:rPr>
          <w:noProof/>
        </w:rPr>
        <w:drawing>
          <wp:inline distT="0" distB="0" distL="0" distR="0" wp14:anchorId="74D4B478" wp14:editId="4DEE5E2C">
            <wp:extent cx="5758180" cy="2530475"/>
            <wp:effectExtent l="0" t="0" r="0" b="3175"/>
            <wp:docPr id="239659443" name="Picture 1" descr="A close-up of a dat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59443" name="Picture 1" descr="A close-up of a data serv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74C4" w14:textId="2960C0E2" w:rsidR="007708A4" w:rsidRDefault="007708A4" w:rsidP="007708A4">
      <w:pPr>
        <w:pStyle w:val="Heading2"/>
        <w:ind w:left="720"/>
      </w:pPr>
      <w:bookmarkStart w:id="53" w:name="_Toc216676052"/>
      <w:r w:rsidRPr="007708A4">
        <w:t>Protocols on each layers</w:t>
      </w:r>
      <w:bookmarkEnd w:id="53"/>
    </w:p>
    <w:p w14:paraId="2684A124" w14:textId="3890BD03" w:rsidR="007708A4" w:rsidRDefault="007708A4" w:rsidP="007708A4">
      <w:pPr>
        <w:pBdr>
          <w:bottom w:val="single" w:sz="6" w:space="1" w:color="auto"/>
        </w:pBdr>
      </w:pPr>
      <w:r w:rsidRPr="007708A4">
        <w:rPr>
          <w:noProof/>
        </w:rPr>
        <w:lastRenderedPageBreak/>
        <w:drawing>
          <wp:inline distT="0" distB="0" distL="0" distR="0" wp14:anchorId="23AFF39C" wp14:editId="74F0ECAA">
            <wp:extent cx="5758180" cy="3617595"/>
            <wp:effectExtent l="0" t="0" r="0" b="1905"/>
            <wp:docPr id="13789452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45220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227F" w14:textId="3F68914E" w:rsidR="007708A4" w:rsidRDefault="007708A4" w:rsidP="007708A4">
      <w:pPr>
        <w:pStyle w:val="Heading1"/>
      </w:pPr>
      <w:bookmarkStart w:id="54" w:name="_Toc216676053"/>
      <w:r>
        <w:t xml:space="preserve">Chapter 2: </w:t>
      </w:r>
      <w:r w:rsidRPr="007708A4">
        <w:t>Introduction TCP/IP</w:t>
      </w:r>
      <w:bookmarkEnd w:id="54"/>
    </w:p>
    <w:p w14:paraId="3FB52CA5" w14:textId="78F2E683" w:rsidR="007708A4" w:rsidRDefault="007708A4" w:rsidP="007708A4">
      <w:pPr>
        <w:pStyle w:val="Heading2"/>
        <w:numPr>
          <w:ilvl w:val="1"/>
          <w:numId w:val="31"/>
        </w:numPr>
      </w:pPr>
      <w:bookmarkStart w:id="55" w:name="_Toc216676054"/>
      <w:r w:rsidRPr="007708A4">
        <w:t>Overview of TCP/IP suite</w:t>
      </w:r>
      <w:bookmarkEnd w:id="55"/>
    </w:p>
    <w:p w14:paraId="707C42AD" w14:textId="6D45744C" w:rsidR="007708A4" w:rsidRPr="007708A4" w:rsidDel="007466FE" w:rsidRDefault="007708A4" w:rsidP="007708A4">
      <w:pPr>
        <w:rPr>
          <w:del w:id="56" w:author="Hạnh Nhi" w:date="2025-12-14T23:27:00Z" w16du:dateUtc="2025-12-14T16:27:00Z"/>
          <w:b/>
          <w:bCs/>
          <w:lang w:val="en-US"/>
        </w:rPr>
      </w:pPr>
      <w:r w:rsidRPr="007708A4">
        <w:rPr>
          <w:b/>
          <w:bCs/>
          <w:lang w:val="en-US"/>
        </w:rPr>
        <w:t>Protocols:</w:t>
      </w:r>
      <w:ins w:id="57" w:author="Hạnh Nhi" w:date="2025-12-14T23:27:00Z" w16du:dateUtc="2025-12-14T16:27:00Z">
        <w:r w:rsidR="007466FE">
          <w:t xml:space="preserve"> </w:t>
        </w:r>
      </w:ins>
    </w:p>
    <w:p w14:paraId="6A16EB18" w14:textId="77777777" w:rsidR="007708A4" w:rsidRPr="007708A4" w:rsidRDefault="007708A4" w:rsidP="007708A4">
      <w:pPr>
        <w:rPr>
          <w:lang w:val="en-US"/>
        </w:rPr>
      </w:pPr>
      <w:r w:rsidRPr="007708A4">
        <w:rPr>
          <w:lang w:val="en-US"/>
        </w:rPr>
        <w:t>IP (Internet Protocol), Transmission Control Protocol (TCP), User Datagram Protocol (UDP), Internet Control Message Protocol (ICMP), …</w:t>
      </w:r>
    </w:p>
    <w:p w14:paraId="70F4C50B" w14:textId="6AEF14A9" w:rsidR="007708A4" w:rsidRPr="007708A4" w:rsidRDefault="007708A4" w:rsidP="007708A4">
      <w:r w:rsidRPr="007708A4">
        <w:rPr>
          <w:rFonts w:ascii="Segoe UI Emoji" w:hAnsi="Segoe UI Emoji" w:cs="Segoe UI Emoji"/>
          <w:lang w:val="en-US"/>
        </w:rPr>
        <w:t>👉</w:t>
      </w:r>
      <w:r w:rsidRPr="007708A4">
        <w:rPr>
          <w:lang w:val="en-US"/>
        </w:rPr>
        <w:t xml:space="preserve"> </w:t>
      </w:r>
      <w:r w:rsidRPr="007708A4">
        <w:rPr>
          <w:b/>
          <w:bCs/>
          <w:lang w:val="en-US"/>
        </w:rPr>
        <w:t>Giao thức:</w:t>
      </w:r>
      <w:r w:rsidRPr="007708A4">
        <w:rPr>
          <w:lang w:val="en-US"/>
        </w:rPr>
        <w:br/>
        <w:t>IP, TCP, UDP, ICMP, … là các quy tắc dùng để trao đổi dữ liệu trong mạng.</w:t>
      </w:r>
    </w:p>
    <w:p w14:paraId="79383BB1" w14:textId="0CAA1D8D" w:rsidR="007708A4" w:rsidRPr="007466FE" w:rsidDel="007466FE" w:rsidRDefault="007708A4" w:rsidP="007708A4">
      <w:pPr>
        <w:rPr>
          <w:del w:id="58" w:author="Hạnh Nhi" w:date="2025-12-14T23:27:00Z" w16du:dateUtc="2025-12-14T16:27:00Z"/>
          <w:lang w:val="en-US"/>
          <w:rPrChange w:id="59" w:author="Hạnh Nhi" w:date="2025-12-14T23:27:00Z" w16du:dateUtc="2025-12-14T16:27:00Z">
            <w:rPr>
              <w:del w:id="60" w:author="Hạnh Nhi" w:date="2025-12-14T23:27:00Z" w16du:dateUtc="2025-12-14T16:27:00Z"/>
              <w:b/>
              <w:bCs/>
              <w:lang w:val="en-US"/>
            </w:rPr>
          </w:rPrChange>
        </w:rPr>
      </w:pPr>
      <w:r w:rsidRPr="007708A4">
        <w:rPr>
          <w:b/>
          <w:bCs/>
          <w:lang w:val="en-US"/>
        </w:rPr>
        <w:t>IP:</w:t>
      </w:r>
      <w:ins w:id="61" w:author="Hạnh Nhi" w:date="2025-12-14T23:27:00Z" w16du:dateUtc="2025-12-14T16:27:00Z">
        <w:r w:rsidR="007466FE">
          <w:rPr>
            <w:b/>
            <w:bCs/>
          </w:rPr>
          <w:t xml:space="preserve"> </w:t>
        </w:r>
      </w:ins>
    </w:p>
    <w:p w14:paraId="7D56E983" w14:textId="77777777" w:rsidR="007708A4" w:rsidRPr="007466FE" w:rsidRDefault="007708A4" w:rsidP="007708A4">
      <w:pPr>
        <w:rPr>
          <w:lang w:val="en-US"/>
        </w:rPr>
      </w:pPr>
      <w:r w:rsidRPr="007466FE">
        <w:rPr>
          <w:lang w:val="en-US"/>
          <w:rPrChange w:id="62" w:author="Hạnh Nhi" w:date="2025-12-14T23:27:00Z" w16du:dateUtc="2025-12-14T16:27:00Z">
            <w:rPr>
              <w:b/>
              <w:bCs/>
              <w:lang w:val="en-US"/>
            </w:rPr>
          </w:rPrChange>
        </w:rPr>
        <w:t>defines the structure of packets of data that exchanged over the network.</w:t>
      </w:r>
    </w:p>
    <w:p w14:paraId="369B3D99" w14:textId="73AF4D69" w:rsidR="007708A4" w:rsidRPr="007708A4" w:rsidRDefault="007708A4" w:rsidP="007708A4">
      <w:r w:rsidRPr="007708A4">
        <w:rPr>
          <w:rFonts w:ascii="Segoe UI Emoji" w:hAnsi="Segoe UI Emoji" w:cs="Segoe UI Emoji"/>
          <w:lang w:val="en-US"/>
        </w:rPr>
        <w:t>👉</w:t>
      </w:r>
      <w:r w:rsidRPr="007708A4">
        <w:rPr>
          <w:lang w:val="en-US"/>
        </w:rPr>
        <w:t xml:space="preserve"> </w:t>
      </w:r>
      <w:r w:rsidRPr="007708A4">
        <w:rPr>
          <w:b/>
          <w:bCs/>
          <w:lang w:val="en-US"/>
        </w:rPr>
        <w:t>IP:</w:t>
      </w:r>
      <w:r w:rsidRPr="007708A4">
        <w:rPr>
          <w:lang w:val="en-US"/>
        </w:rPr>
        <w:br/>
        <w:t xml:space="preserve">Xác định </w:t>
      </w:r>
      <w:r w:rsidRPr="007708A4">
        <w:rPr>
          <w:b/>
          <w:bCs/>
          <w:lang w:val="en-US"/>
        </w:rPr>
        <w:t>cấu trúc của các gói dữ liệu (packet)</w:t>
      </w:r>
      <w:r w:rsidRPr="007708A4">
        <w:rPr>
          <w:lang w:val="en-US"/>
        </w:rPr>
        <w:t xml:space="preserve"> được trao đổi qua mạng, bao gồm địa chỉ IP nguồn và đích.</w:t>
      </w:r>
    </w:p>
    <w:p w14:paraId="7C96F86F" w14:textId="18296F62" w:rsidR="007708A4" w:rsidRPr="007466FE" w:rsidDel="007466FE" w:rsidRDefault="007708A4" w:rsidP="007708A4">
      <w:pPr>
        <w:rPr>
          <w:del w:id="63" w:author="Hạnh Nhi" w:date="2025-12-14T23:27:00Z" w16du:dateUtc="2025-12-14T16:27:00Z"/>
          <w:lang w:val="en-US"/>
          <w:rPrChange w:id="64" w:author="Hạnh Nhi" w:date="2025-12-14T23:27:00Z" w16du:dateUtc="2025-12-14T16:27:00Z">
            <w:rPr>
              <w:del w:id="65" w:author="Hạnh Nhi" w:date="2025-12-14T23:27:00Z" w16du:dateUtc="2025-12-14T16:27:00Z"/>
              <w:b/>
              <w:bCs/>
              <w:lang w:val="en-US"/>
            </w:rPr>
          </w:rPrChange>
        </w:rPr>
      </w:pPr>
      <w:r w:rsidRPr="007708A4">
        <w:rPr>
          <w:b/>
          <w:bCs/>
          <w:lang w:val="en-US"/>
        </w:rPr>
        <w:t>TCP:</w:t>
      </w:r>
      <w:ins w:id="66" w:author="Hạnh Nhi" w:date="2025-12-14T23:27:00Z" w16du:dateUtc="2025-12-14T16:27:00Z">
        <w:r w:rsidR="007466FE">
          <w:rPr>
            <w:b/>
            <w:bCs/>
          </w:rPr>
          <w:t xml:space="preserve"> </w:t>
        </w:r>
      </w:ins>
    </w:p>
    <w:p w14:paraId="46C5C311" w14:textId="77777777" w:rsidR="007708A4" w:rsidRPr="007466FE" w:rsidRDefault="007708A4" w:rsidP="007708A4">
      <w:pPr>
        <w:rPr>
          <w:lang w:val="en-US"/>
        </w:rPr>
      </w:pPr>
      <w:r w:rsidRPr="007466FE">
        <w:rPr>
          <w:lang w:val="en-US"/>
          <w:rPrChange w:id="67" w:author="Hạnh Nhi" w:date="2025-12-14T23:27:00Z" w16du:dateUtc="2025-12-14T16:27:00Z">
            <w:rPr>
              <w:b/>
              <w:bCs/>
              <w:lang w:val="en-US"/>
            </w:rPr>
          </w:rPrChange>
        </w:rPr>
        <w:t>byte stream protocol that support error checking, flow control and is extremely reliable. (Telnet, FTP, …)</w:t>
      </w:r>
    </w:p>
    <w:p w14:paraId="2BD9500C" w14:textId="77777777" w:rsidR="007708A4" w:rsidRPr="007708A4" w:rsidRDefault="007708A4" w:rsidP="007708A4">
      <w:pPr>
        <w:rPr>
          <w:lang w:val="en-US"/>
        </w:rPr>
      </w:pPr>
      <w:r w:rsidRPr="007708A4">
        <w:rPr>
          <w:rFonts w:ascii="Segoe UI Emoji" w:hAnsi="Segoe UI Emoji" w:cs="Segoe UI Emoji"/>
          <w:lang w:val="en-US"/>
        </w:rPr>
        <w:t>👉</w:t>
      </w:r>
      <w:r w:rsidRPr="007708A4">
        <w:rPr>
          <w:lang w:val="en-US"/>
        </w:rPr>
        <w:t xml:space="preserve"> </w:t>
      </w:r>
      <w:r w:rsidRPr="007708A4">
        <w:rPr>
          <w:b/>
          <w:bCs/>
          <w:lang w:val="en-US"/>
        </w:rPr>
        <w:t>TCP:</w:t>
      </w:r>
      <w:r w:rsidRPr="007708A4">
        <w:rPr>
          <w:lang w:val="en-US"/>
        </w:rPr>
        <w:br/>
        <w:t xml:space="preserve">Là giao thức truyền dữ liệu theo </w:t>
      </w:r>
      <w:r w:rsidRPr="007708A4">
        <w:rPr>
          <w:b/>
          <w:bCs/>
          <w:lang w:val="en-US"/>
        </w:rPr>
        <w:t>luồng byte</w:t>
      </w:r>
      <w:r w:rsidRPr="007708A4">
        <w:rPr>
          <w:lang w:val="en-US"/>
        </w:rPr>
        <w:t>, có:</w:t>
      </w:r>
    </w:p>
    <w:p w14:paraId="4AE0B347" w14:textId="77777777" w:rsidR="007708A4" w:rsidRPr="007708A4" w:rsidRDefault="007708A4" w:rsidP="007708A4">
      <w:pPr>
        <w:numPr>
          <w:ilvl w:val="0"/>
          <w:numId w:val="34"/>
        </w:numPr>
        <w:rPr>
          <w:lang w:val="en-US"/>
        </w:rPr>
      </w:pPr>
      <w:r w:rsidRPr="007708A4">
        <w:rPr>
          <w:lang w:val="en-US"/>
        </w:rPr>
        <w:t>kiểm tra lỗi</w:t>
      </w:r>
    </w:p>
    <w:p w14:paraId="294A793F" w14:textId="77777777" w:rsidR="007708A4" w:rsidRPr="007708A4" w:rsidRDefault="007708A4" w:rsidP="007708A4">
      <w:pPr>
        <w:numPr>
          <w:ilvl w:val="0"/>
          <w:numId w:val="34"/>
        </w:numPr>
        <w:rPr>
          <w:lang w:val="en-US"/>
        </w:rPr>
      </w:pPr>
      <w:r w:rsidRPr="007708A4">
        <w:rPr>
          <w:lang w:val="en-US"/>
        </w:rPr>
        <w:t>điều khiển luồng</w:t>
      </w:r>
    </w:p>
    <w:p w14:paraId="291A202F" w14:textId="77777777" w:rsidR="007708A4" w:rsidRPr="007708A4" w:rsidRDefault="007708A4" w:rsidP="007708A4">
      <w:pPr>
        <w:numPr>
          <w:ilvl w:val="0"/>
          <w:numId w:val="34"/>
        </w:numPr>
        <w:rPr>
          <w:lang w:val="en-US"/>
        </w:rPr>
      </w:pPr>
      <w:r w:rsidRPr="007708A4">
        <w:rPr>
          <w:lang w:val="en-US"/>
        </w:rPr>
        <w:t>độ tin cậy rất cao</w:t>
      </w:r>
    </w:p>
    <w:p w14:paraId="5076C3F1" w14:textId="6392B1B5" w:rsidR="007708A4" w:rsidRPr="007708A4" w:rsidRDefault="007708A4" w:rsidP="007708A4">
      <w:r w:rsidRPr="007708A4">
        <w:rPr>
          <w:lang w:val="en-US"/>
        </w:rPr>
        <w:t xml:space="preserve">Ví dụ ứng dụng: </w:t>
      </w:r>
      <w:r w:rsidRPr="007708A4">
        <w:rPr>
          <w:b/>
          <w:bCs/>
          <w:lang w:val="en-US"/>
        </w:rPr>
        <w:t>Telnet, FTP</w:t>
      </w:r>
    </w:p>
    <w:p w14:paraId="7747E4DE" w14:textId="5593E053" w:rsidR="007708A4" w:rsidRPr="007466FE" w:rsidDel="007466FE" w:rsidRDefault="007708A4" w:rsidP="007708A4">
      <w:pPr>
        <w:rPr>
          <w:del w:id="68" w:author="Hạnh Nhi" w:date="2025-12-14T23:26:00Z" w16du:dateUtc="2025-12-14T16:26:00Z"/>
          <w:lang w:val="en-US"/>
          <w:rPrChange w:id="69" w:author="Hạnh Nhi" w:date="2025-12-14T23:26:00Z" w16du:dateUtc="2025-12-14T16:26:00Z">
            <w:rPr>
              <w:del w:id="70" w:author="Hạnh Nhi" w:date="2025-12-14T23:26:00Z" w16du:dateUtc="2025-12-14T16:26:00Z"/>
              <w:b/>
              <w:bCs/>
              <w:lang w:val="en-US"/>
            </w:rPr>
          </w:rPrChange>
        </w:rPr>
      </w:pPr>
      <w:r w:rsidRPr="007708A4">
        <w:rPr>
          <w:b/>
          <w:bCs/>
          <w:lang w:val="en-US"/>
        </w:rPr>
        <w:t>UDP:</w:t>
      </w:r>
      <w:ins w:id="71" w:author="Hạnh Nhi" w:date="2025-12-14T23:26:00Z" w16du:dateUtc="2025-12-14T16:26:00Z">
        <w:r w:rsidR="007466FE">
          <w:rPr>
            <w:b/>
            <w:bCs/>
          </w:rPr>
          <w:t xml:space="preserve"> </w:t>
        </w:r>
      </w:ins>
    </w:p>
    <w:p w14:paraId="1C23FD34" w14:textId="77777777" w:rsidR="007708A4" w:rsidRPr="007466FE" w:rsidRDefault="007708A4" w:rsidP="007708A4">
      <w:pPr>
        <w:rPr>
          <w:lang w:val="en-US"/>
        </w:rPr>
      </w:pPr>
      <w:r w:rsidRPr="007466FE">
        <w:rPr>
          <w:lang w:val="en-US"/>
          <w:rPrChange w:id="72" w:author="Hạnh Nhi" w:date="2025-12-14T23:26:00Z" w16du:dateUtc="2025-12-14T16:26:00Z">
            <w:rPr>
              <w:b/>
              <w:bCs/>
              <w:lang w:val="en-US"/>
            </w:rPr>
          </w:rPrChange>
        </w:rPr>
        <w:t>unreliable and connectionless: do not “agree” to data being transmitted prior to the sender beginning transmission and no technique to verify arrived data. (NFS, NIS, DNS, …)</w:t>
      </w:r>
    </w:p>
    <w:p w14:paraId="2BB584BD" w14:textId="77777777" w:rsidR="007708A4" w:rsidRPr="007708A4" w:rsidRDefault="007708A4" w:rsidP="007708A4">
      <w:pPr>
        <w:rPr>
          <w:lang w:val="en-US"/>
        </w:rPr>
      </w:pPr>
      <w:r w:rsidRPr="007708A4">
        <w:rPr>
          <w:rFonts w:ascii="Segoe UI Emoji" w:hAnsi="Segoe UI Emoji" w:cs="Segoe UI Emoji"/>
          <w:lang w:val="en-US"/>
        </w:rPr>
        <w:lastRenderedPageBreak/>
        <w:t>👉</w:t>
      </w:r>
      <w:r w:rsidRPr="007708A4">
        <w:rPr>
          <w:lang w:val="en-US"/>
        </w:rPr>
        <w:t xml:space="preserve"> </w:t>
      </w:r>
      <w:r w:rsidRPr="007708A4">
        <w:rPr>
          <w:b/>
          <w:bCs/>
          <w:lang w:val="en-US"/>
        </w:rPr>
        <w:t>UDP:</w:t>
      </w:r>
      <w:r w:rsidRPr="007708A4">
        <w:rPr>
          <w:lang w:val="en-US"/>
        </w:rPr>
        <w:br/>
        <w:t xml:space="preserve">Là giao thức </w:t>
      </w:r>
      <w:r w:rsidRPr="007708A4">
        <w:rPr>
          <w:b/>
          <w:bCs/>
          <w:lang w:val="en-US"/>
        </w:rPr>
        <w:t>không tin cậy</w:t>
      </w:r>
      <w:r w:rsidRPr="007708A4">
        <w:rPr>
          <w:lang w:val="en-US"/>
        </w:rPr>
        <w:t xml:space="preserve"> và </w:t>
      </w:r>
      <w:r w:rsidRPr="007708A4">
        <w:rPr>
          <w:b/>
          <w:bCs/>
          <w:lang w:val="en-US"/>
        </w:rPr>
        <w:t>không thiết lập kết nối</w:t>
      </w:r>
      <w:r w:rsidRPr="007708A4">
        <w:rPr>
          <w:lang w:val="en-US"/>
        </w:rPr>
        <w:t>:</w:t>
      </w:r>
    </w:p>
    <w:p w14:paraId="6DB2201F" w14:textId="77777777" w:rsidR="007708A4" w:rsidRPr="007708A4" w:rsidRDefault="007708A4" w:rsidP="007708A4">
      <w:pPr>
        <w:numPr>
          <w:ilvl w:val="0"/>
          <w:numId w:val="35"/>
        </w:numPr>
        <w:rPr>
          <w:lang w:val="en-US"/>
        </w:rPr>
      </w:pPr>
      <w:r w:rsidRPr="007708A4">
        <w:rPr>
          <w:lang w:val="en-US"/>
        </w:rPr>
        <w:t>Không bắt tay trước khi gửi dữ liệu</w:t>
      </w:r>
    </w:p>
    <w:p w14:paraId="658740D1" w14:textId="77777777" w:rsidR="007708A4" w:rsidRPr="007708A4" w:rsidRDefault="007708A4" w:rsidP="007708A4">
      <w:pPr>
        <w:numPr>
          <w:ilvl w:val="0"/>
          <w:numId w:val="35"/>
        </w:numPr>
        <w:rPr>
          <w:lang w:val="en-US"/>
        </w:rPr>
      </w:pPr>
      <w:r w:rsidRPr="007708A4">
        <w:rPr>
          <w:lang w:val="en-US"/>
        </w:rPr>
        <w:t>Không kiểm tra dữ liệu có đến nơi hay không</w:t>
      </w:r>
    </w:p>
    <w:p w14:paraId="23D00819" w14:textId="7F2E5650" w:rsidR="007708A4" w:rsidRPr="007708A4" w:rsidRDefault="007708A4" w:rsidP="007708A4">
      <w:r w:rsidRPr="007708A4">
        <w:rPr>
          <w:lang w:val="en-US"/>
        </w:rPr>
        <w:t xml:space="preserve">Ví dụ ứng dụng: </w:t>
      </w:r>
      <w:r w:rsidRPr="007708A4">
        <w:rPr>
          <w:b/>
          <w:bCs/>
          <w:lang w:val="en-US"/>
        </w:rPr>
        <w:t>NFS, NIS, DNS</w:t>
      </w:r>
    </w:p>
    <w:p w14:paraId="4DB8B292" w14:textId="06F32C5A" w:rsidR="007708A4" w:rsidRDefault="007708A4" w:rsidP="007708A4">
      <w:pPr>
        <w:pStyle w:val="Heading2"/>
        <w:numPr>
          <w:ilvl w:val="1"/>
          <w:numId w:val="31"/>
        </w:numPr>
      </w:pPr>
      <w:bookmarkStart w:id="73" w:name="_Toc216676055"/>
      <w:r w:rsidRPr="007708A4">
        <w:t>OSI model and TCP/IP Suite</w:t>
      </w:r>
      <w:bookmarkEnd w:id="73"/>
    </w:p>
    <w:p w14:paraId="50801522" w14:textId="6991D372" w:rsidR="007708A4" w:rsidRDefault="007708A4" w:rsidP="007708A4">
      <w:r w:rsidRPr="007708A4">
        <w:rPr>
          <w:noProof/>
        </w:rPr>
        <w:drawing>
          <wp:inline distT="0" distB="0" distL="0" distR="0" wp14:anchorId="1A69B221" wp14:editId="4023BE0D">
            <wp:extent cx="5758180" cy="3254375"/>
            <wp:effectExtent l="0" t="0" r="0" b="3175"/>
            <wp:docPr id="447974425" name="Picture 1" descr="A diagram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4425" name="Picture 1" descr="A diagram of different colored square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403A" w14:textId="2F6B31A2" w:rsidR="007708A4" w:rsidRDefault="007708A4" w:rsidP="007708A4">
      <w:pPr>
        <w:pStyle w:val="Heading2"/>
        <w:numPr>
          <w:ilvl w:val="1"/>
          <w:numId w:val="31"/>
        </w:numPr>
      </w:pPr>
      <w:bookmarkStart w:id="74" w:name="_Toc216676056"/>
      <w:r w:rsidRPr="007708A4">
        <w:t>Addressing</w:t>
      </w:r>
      <w:bookmarkEnd w:id="74"/>
    </w:p>
    <w:p w14:paraId="044D066A" w14:textId="4F5613DE" w:rsidR="007708A4" w:rsidDel="004D1947" w:rsidRDefault="007708A4" w:rsidP="007708A4">
      <w:pPr>
        <w:rPr>
          <w:del w:id="75" w:author="Hạnh Nhi" w:date="2025-12-15T07:09:00Z" w16du:dateUtc="2025-12-15T00:09:00Z"/>
        </w:rPr>
      </w:pPr>
      <w:r>
        <w:t>Four levels of addresses are used in an internet employing</w:t>
      </w:r>
      <w:ins w:id="76" w:author="Hạnh Nhi" w:date="2025-12-15T07:09:00Z" w16du:dateUtc="2025-12-15T00:09:00Z">
        <w:r w:rsidR="004D1947">
          <w:rPr>
            <w:lang w:val="en-US"/>
          </w:rPr>
          <w:t xml:space="preserve"> </w:t>
        </w:r>
      </w:ins>
    </w:p>
    <w:p w14:paraId="505194FF" w14:textId="77777777" w:rsidR="007708A4" w:rsidRDefault="007708A4" w:rsidP="007708A4">
      <w:r>
        <w:t>the TCP/IP protocols suite:</w:t>
      </w:r>
    </w:p>
    <w:p w14:paraId="5C98AE0C" w14:textId="77777777" w:rsidR="007708A4" w:rsidRDefault="007708A4" w:rsidP="007708A4">
      <w:pPr>
        <w:pStyle w:val="ListParagraph"/>
        <w:numPr>
          <w:ilvl w:val="0"/>
          <w:numId w:val="37"/>
        </w:numPr>
      </w:pPr>
      <w:r>
        <w:t>application-specific address</w:t>
      </w:r>
    </w:p>
    <w:p w14:paraId="455BB3D3" w14:textId="77777777" w:rsidR="007708A4" w:rsidRDefault="007708A4" w:rsidP="007708A4">
      <w:pPr>
        <w:pStyle w:val="ListParagraph"/>
        <w:numPr>
          <w:ilvl w:val="0"/>
          <w:numId w:val="37"/>
        </w:numPr>
      </w:pPr>
      <w:r>
        <w:t>port address (16 bits)</w:t>
      </w:r>
    </w:p>
    <w:p w14:paraId="1B4AF6E7" w14:textId="77777777" w:rsidR="007708A4" w:rsidRDefault="007708A4" w:rsidP="007708A4">
      <w:pPr>
        <w:pStyle w:val="ListParagraph"/>
        <w:numPr>
          <w:ilvl w:val="0"/>
          <w:numId w:val="37"/>
        </w:numPr>
      </w:pPr>
      <w:r>
        <w:t>logical address (IP address) (IPv4 32bits, IPv6 128bits)</w:t>
      </w:r>
    </w:p>
    <w:p w14:paraId="26A36C20" w14:textId="7E0184A7" w:rsidR="007708A4" w:rsidRDefault="007708A4" w:rsidP="007708A4">
      <w:pPr>
        <w:pStyle w:val="ListParagraph"/>
        <w:numPr>
          <w:ilvl w:val="0"/>
          <w:numId w:val="37"/>
        </w:numPr>
      </w:pPr>
      <w:r>
        <w:t>physical address (48 bits - mac address)</w:t>
      </w:r>
    </w:p>
    <w:p w14:paraId="37D2E19E" w14:textId="0E1CF9A4" w:rsidR="007708A4" w:rsidRDefault="007708A4" w:rsidP="007708A4">
      <w:pPr>
        <w:pStyle w:val="Heading2"/>
        <w:numPr>
          <w:ilvl w:val="1"/>
          <w:numId w:val="31"/>
        </w:numPr>
      </w:pPr>
      <w:bookmarkStart w:id="77" w:name="_Toc216676057"/>
      <w:r w:rsidRPr="007708A4">
        <w:t>Address in TCP/IP suite</w:t>
      </w:r>
      <w:bookmarkEnd w:id="77"/>
    </w:p>
    <w:p w14:paraId="56AC00D9" w14:textId="0098E75D" w:rsidR="007708A4" w:rsidRDefault="007708A4" w:rsidP="007708A4">
      <w:r w:rsidRPr="007708A4">
        <w:rPr>
          <w:noProof/>
        </w:rPr>
        <w:lastRenderedPageBreak/>
        <w:drawing>
          <wp:inline distT="0" distB="0" distL="0" distR="0" wp14:anchorId="04F08A98" wp14:editId="5898D1BB">
            <wp:extent cx="4800600" cy="2354772"/>
            <wp:effectExtent l="0" t="0" r="0" b="7620"/>
            <wp:docPr id="1118636694" name="Picture 1" descr="A diagram of a 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36694" name="Picture 1" descr="A diagram of a lay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2878" cy="236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2675" w14:textId="6312333E" w:rsidR="007708A4" w:rsidRDefault="007708A4" w:rsidP="007708A4">
      <w:pPr>
        <w:pStyle w:val="Heading2"/>
        <w:numPr>
          <w:ilvl w:val="1"/>
          <w:numId w:val="31"/>
        </w:numPr>
      </w:pPr>
      <w:bookmarkStart w:id="78" w:name="_Toc216676058"/>
      <w:r w:rsidRPr="007708A4">
        <w:t>Port Address</w:t>
      </w:r>
      <w:bookmarkEnd w:id="78"/>
    </w:p>
    <w:p w14:paraId="31CEF298" w14:textId="5E3B72D3" w:rsidR="007708A4" w:rsidRDefault="007708A4" w:rsidP="007708A4">
      <w:r>
        <w:t>The address given to each process (application) is called port address and it is an integer 16 bit number.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  <w:tblPrChange w:id="79" w:author="Hạnh Nhi" w:date="2025-12-14T11:55:00Z" w16du:dateUtc="2025-12-14T04:55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96"/>
        <w:gridCol w:w="1774"/>
        <w:gridCol w:w="3170"/>
        <w:gridCol w:w="3418"/>
        <w:tblGridChange w:id="80">
          <w:tblGrid>
            <w:gridCol w:w="5"/>
            <w:gridCol w:w="550"/>
            <w:gridCol w:w="146"/>
            <w:gridCol w:w="1550"/>
            <w:gridCol w:w="224"/>
            <w:gridCol w:w="3002"/>
            <w:gridCol w:w="168"/>
            <w:gridCol w:w="3418"/>
            <w:gridCol w:w="5"/>
          </w:tblGrid>
        </w:tblGridChange>
      </w:tblGrid>
      <w:tr w:rsidR="007708A4" w:rsidRPr="007708A4" w14:paraId="19F6FDE7" w14:textId="77777777" w:rsidTr="00770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PrChange w:id="81" w:author="Hạnh Nhi" w:date="2025-12-14T11:55:00Z" w16du:dateUtc="2025-12-14T04:55:00Z">
            <w:trPr>
              <w:tblHeader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82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6BA137B" w14:textId="77777777" w:rsidR="007708A4" w:rsidRPr="007708A4" w:rsidRDefault="007708A4">
            <w:pPr>
              <w:spacing w:after="160" w:line="278" w:lineRule="auto"/>
              <w:jc w:val="center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  <w:pPrChange w:id="83" w:author="Hạnh Nhi" w:date="2025-12-14T11:55:00Z" w16du:dateUtc="2025-12-14T04:55:00Z">
                <w:pPr>
                  <w:spacing w:after="160" w:line="278" w:lineRule="auto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7708A4">
              <w:rPr>
                <w:lang w:val="en-US"/>
              </w:rPr>
              <w:t>Port</w:t>
            </w:r>
          </w:p>
        </w:tc>
        <w:tc>
          <w:tcPr>
            <w:tcW w:w="0" w:type="auto"/>
            <w:hideMark/>
            <w:tcPrChange w:id="84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B8A1F90" w14:textId="77777777" w:rsidR="007708A4" w:rsidRPr="007708A4" w:rsidRDefault="007708A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  <w:pPrChange w:id="85" w:author="Hạnh Nhi" w:date="2025-12-14T11:55:00Z" w16du:dateUtc="2025-12-14T04:55:00Z">
                <w:pPr>
                  <w:spacing w:after="160" w:line="278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7708A4">
              <w:rPr>
                <w:lang w:val="en-US"/>
              </w:rPr>
              <w:t>Protocol (English)</w:t>
            </w:r>
          </w:p>
        </w:tc>
        <w:tc>
          <w:tcPr>
            <w:tcW w:w="0" w:type="auto"/>
            <w:hideMark/>
            <w:tcPrChange w:id="86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CE9B4E6" w14:textId="77777777" w:rsidR="007708A4" w:rsidRPr="007708A4" w:rsidRDefault="007708A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  <w:pPrChange w:id="87" w:author="Hạnh Nhi" w:date="2025-12-14T11:55:00Z" w16du:dateUtc="2025-12-14T04:55:00Z">
                <w:pPr>
                  <w:spacing w:after="160" w:line="278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7708A4">
              <w:rPr>
                <w:lang w:val="en-US"/>
              </w:rPr>
              <w:t>Tên đầy đủ</w:t>
            </w:r>
          </w:p>
        </w:tc>
        <w:tc>
          <w:tcPr>
            <w:tcW w:w="0" w:type="auto"/>
            <w:hideMark/>
            <w:tcPrChange w:id="88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1CCDB073" w14:textId="77777777" w:rsidR="007708A4" w:rsidRPr="007708A4" w:rsidRDefault="007708A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  <w:pPrChange w:id="89" w:author="Hạnh Nhi" w:date="2025-12-14T11:55:00Z" w16du:dateUtc="2025-12-14T04:55:00Z">
                <w:pPr>
                  <w:spacing w:after="160" w:line="278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7708A4">
              <w:rPr>
                <w:lang w:val="en-US"/>
              </w:rPr>
              <w:t>Chức năng</w:t>
            </w:r>
          </w:p>
        </w:tc>
      </w:tr>
      <w:tr w:rsidR="007708A4" w:rsidRPr="007708A4" w14:paraId="1D6B506B" w14:textId="77777777" w:rsidTr="0077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PrChange w:id="90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91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3773D64" w14:textId="77777777" w:rsidR="007708A4" w:rsidRPr="007708A4" w:rsidRDefault="007708A4" w:rsidP="007708A4">
            <w:pPr>
              <w:spacing w:after="160" w:line="278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21</w:t>
            </w:r>
          </w:p>
        </w:tc>
        <w:tc>
          <w:tcPr>
            <w:tcW w:w="0" w:type="auto"/>
            <w:hideMark/>
            <w:tcPrChange w:id="92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07B0132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FTP</w:t>
            </w:r>
          </w:p>
        </w:tc>
        <w:tc>
          <w:tcPr>
            <w:tcW w:w="0" w:type="auto"/>
            <w:hideMark/>
            <w:tcPrChange w:id="93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9E982CE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File Transfer Protocol</w:t>
            </w:r>
          </w:p>
        </w:tc>
        <w:tc>
          <w:tcPr>
            <w:tcW w:w="0" w:type="auto"/>
            <w:hideMark/>
            <w:tcPrChange w:id="94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5E4BCFAF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Truyền file giữa client và server</w:t>
            </w:r>
          </w:p>
        </w:tc>
      </w:tr>
      <w:tr w:rsidR="007708A4" w:rsidRPr="007708A4" w14:paraId="6C124CD4" w14:textId="77777777" w:rsidTr="007708A4">
        <w:trPr>
          <w:trPrChange w:id="95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96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8F8E0F4" w14:textId="77777777" w:rsidR="007708A4" w:rsidRPr="007708A4" w:rsidRDefault="007708A4" w:rsidP="007708A4">
            <w:pPr>
              <w:spacing w:after="160" w:line="278" w:lineRule="auto"/>
              <w:rPr>
                <w:lang w:val="en-US"/>
              </w:rPr>
            </w:pPr>
            <w:r w:rsidRPr="007708A4">
              <w:rPr>
                <w:lang w:val="en-US"/>
              </w:rPr>
              <w:t>22</w:t>
            </w:r>
          </w:p>
        </w:tc>
        <w:tc>
          <w:tcPr>
            <w:tcW w:w="0" w:type="auto"/>
            <w:hideMark/>
            <w:tcPrChange w:id="97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EDAC071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SSH</w:t>
            </w:r>
          </w:p>
        </w:tc>
        <w:tc>
          <w:tcPr>
            <w:tcW w:w="0" w:type="auto"/>
            <w:hideMark/>
            <w:tcPrChange w:id="98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91573AF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Secure Shell</w:t>
            </w:r>
          </w:p>
        </w:tc>
        <w:tc>
          <w:tcPr>
            <w:tcW w:w="0" w:type="auto"/>
            <w:hideMark/>
            <w:tcPrChange w:id="99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7703E919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Đăng nhập và điều khiển máy từ xa (bảo mật)</w:t>
            </w:r>
          </w:p>
        </w:tc>
      </w:tr>
      <w:tr w:rsidR="007708A4" w:rsidRPr="007708A4" w14:paraId="2A2C99D0" w14:textId="77777777" w:rsidTr="0077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PrChange w:id="100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01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51A5ED3" w14:textId="77777777" w:rsidR="007708A4" w:rsidRPr="007708A4" w:rsidRDefault="007708A4" w:rsidP="007708A4">
            <w:pPr>
              <w:spacing w:after="160" w:line="278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23</w:t>
            </w:r>
          </w:p>
        </w:tc>
        <w:tc>
          <w:tcPr>
            <w:tcW w:w="0" w:type="auto"/>
            <w:hideMark/>
            <w:tcPrChange w:id="102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FB4773B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Telnet</w:t>
            </w:r>
          </w:p>
        </w:tc>
        <w:tc>
          <w:tcPr>
            <w:tcW w:w="0" w:type="auto"/>
            <w:hideMark/>
            <w:tcPrChange w:id="103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94EDD36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Telnet</w:t>
            </w:r>
          </w:p>
        </w:tc>
        <w:tc>
          <w:tcPr>
            <w:tcW w:w="0" w:type="auto"/>
            <w:hideMark/>
            <w:tcPrChange w:id="104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21894519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Đăng nhập từ xa (không bảo mật)</w:t>
            </w:r>
          </w:p>
        </w:tc>
      </w:tr>
      <w:tr w:rsidR="007708A4" w:rsidRPr="007708A4" w14:paraId="5204639A" w14:textId="77777777" w:rsidTr="007708A4">
        <w:trPr>
          <w:trPrChange w:id="105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06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C159037" w14:textId="77777777" w:rsidR="007708A4" w:rsidRPr="007708A4" w:rsidRDefault="007708A4" w:rsidP="007708A4">
            <w:pPr>
              <w:spacing w:after="160" w:line="278" w:lineRule="auto"/>
              <w:rPr>
                <w:lang w:val="en-US"/>
              </w:rPr>
            </w:pPr>
            <w:r w:rsidRPr="007708A4">
              <w:rPr>
                <w:lang w:val="en-US"/>
              </w:rPr>
              <w:t>25</w:t>
            </w:r>
          </w:p>
        </w:tc>
        <w:tc>
          <w:tcPr>
            <w:tcW w:w="0" w:type="auto"/>
            <w:hideMark/>
            <w:tcPrChange w:id="107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24A44AE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SMTP</w:t>
            </w:r>
          </w:p>
        </w:tc>
        <w:tc>
          <w:tcPr>
            <w:tcW w:w="0" w:type="auto"/>
            <w:hideMark/>
            <w:tcPrChange w:id="108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639919D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Simple Mail Transfer Protocol</w:t>
            </w:r>
          </w:p>
        </w:tc>
        <w:tc>
          <w:tcPr>
            <w:tcW w:w="0" w:type="auto"/>
            <w:hideMark/>
            <w:tcPrChange w:id="109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49941C09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Gửi email</w:t>
            </w:r>
          </w:p>
        </w:tc>
      </w:tr>
      <w:tr w:rsidR="007708A4" w:rsidRPr="007708A4" w14:paraId="3A404050" w14:textId="77777777" w:rsidTr="0077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PrChange w:id="110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11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D6DFF16" w14:textId="77777777" w:rsidR="007708A4" w:rsidRPr="007708A4" w:rsidRDefault="007708A4" w:rsidP="007708A4">
            <w:pPr>
              <w:spacing w:after="160" w:line="278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53</w:t>
            </w:r>
          </w:p>
        </w:tc>
        <w:tc>
          <w:tcPr>
            <w:tcW w:w="0" w:type="auto"/>
            <w:hideMark/>
            <w:tcPrChange w:id="112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FDFB74C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DNS</w:t>
            </w:r>
          </w:p>
        </w:tc>
        <w:tc>
          <w:tcPr>
            <w:tcW w:w="0" w:type="auto"/>
            <w:hideMark/>
            <w:tcPrChange w:id="113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487C350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Domain Name System</w:t>
            </w:r>
          </w:p>
        </w:tc>
        <w:tc>
          <w:tcPr>
            <w:tcW w:w="0" w:type="auto"/>
            <w:hideMark/>
            <w:tcPrChange w:id="114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775CB2B2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Phân giải tên miền</w:t>
            </w:r>
          </w:p>
        </w:tc>
      </w:tr>
      <w:tr w:rsidR="007708A4" w:rsidRPr="007708A4" w14:paraId="60A06C6D" w14:textId="77777777" w:rsidTr="007708A4">
        <w:trPr>
          <w:trPrChange w:id="115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16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DF01B66" w14:textId="77777777" w:rsidR="007708A4" w:rsidRPr="007708A4" w:rsidRDefault="007708A4" w:rsidP="007708A4">
            <w:pPr>
              <w:spacing w:after="160" w:line="278" w:lineRule="auto"/>
              <w:rPr>
                <w:lang w:val="en-US"/>
              </w:rPr>
            </w:pPr>
            <w:r w:rsidRPr="007708A4">
              <w:rPr>
                <w:lang w:val="en-US"/>
              </w:rPr>
              <w:t>80</w:t>
            </w:r>
          </w:p>
        </w:tc>
        <w:tc>
          <w:tcPr>
            <w:tcW w:w="0" w:type="auto"/>
            <w:hideMark/>
            <w:tcPrChange w:id="117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F57E5D5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HTTP</w:t>
            </w:r>
          </w:p>
        </w:tc>
        <w:tc>
          <w:tcPr>
            <w:tcW w:w="0" w:type="auto"/>
            <w:hideMark/>
            <w:tcPrChange w:id="118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A18E4AF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Hypertext Transfer Protocol</w:t>
            </w:r>
          </w:p>
        </w:tc>
        <w:tc>
          <w:tcPr>
            <w:tcW w:w="0" w:type="auto"/>
            <w:hideMark/>
            <w:tcPrChange w:id="119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6809F247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Truy cập web</w:t>
            </w:r>
          </w:p>
        </w:tc>
      </w:tr>
      <w:tr w:rsidR="007708A4" w:rsidRPr="007708A4" w14:paraId="49A397FE" w14:textId="77777777" w:rsidTr="0077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PrChange w:id="120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21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56C7B40" w14:textId="77777777" w:rsidR="007708A4" w:rsidRPr="007708A4" w:rsidRDefault="007708A4" w:rsidP="007708A4">
            <w:pPr>
              <w:spacing w:after="160" w:line="278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110</w:t>
            </w:r>
          </w:p>
        </w:tc>
        <w:tc>
          <w:tcPr>
            <w:tcW w:w="0" w:type="auto"/>
            <w:hideMark/>
            <w:tcPrChange w:id="122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DC0FE13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POP3</w:t>
            </w:r>
          </w:p>
        </w:tc>
        <w:tc>
          <w:tcPr>
            <w:tcW w:w="0" w:type="auto"/>
            <w:hideMark/>
            <w:tcPrChange w:id="123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FDFDEBD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Post Office Protocol v3</w:t>
            </w:r>
          </w:p>
        </w:tc>
        <w:tc>
          <w:tcPr>
            <w:tcW w:w="0" w:type="auto"/>
            <w:hideMark/>
            <w:tcPrChange w:id="124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2A70EF93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Nhận email</w:t>
            </w:r>
          </w:p>
        </w:tc>
      </w:tr>
      <w:tr w:rsidR="007708A4" w:rsidRPr="007708A4" w14:paraId="63D2D2AC" w14:textId="77777777" w:rsidTr="007708A4">
        <w:trPr>
          <w:trPrChange w:id="125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26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40AD0F4" w14:textId="77777777" w:rsidR="007708A4" w:rsidRPr="007708A4" w:rsidRDefault="007708A4" w:rsidP="007708A4">
            <w:pPr>
              <w:spacing w:after="160" w:line="278" w:lineRule="auto"/>
              <w:rPr>
                <w:lang w:val="en-US"/>
              </w:rPr>
            </w:pPr>
            <w:r w:rsidRPr="007708A4">
              <w:rPr>
                <w:lang w:val="en-US"/>
              </w:rPr>
              <w:t>119</w:t>
            </w:r>
          </w:p>
        </w:tc>
        <w:tc>
          <w:tcPr>
            <w:tcW w:w="0" w:type="auto"/>
            <w:hideMark/>
            <w:tcPrChange w:id="127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DFEE6C6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NNTP</w:t>
            </w:r>
          </w:p>
        </w:tc>
        <w:tc>
          <w:tcPr>
            <w:tcW w:w="0" w:type="auto"/>
            <w:hideMark/>
            <w:tcPrChange w:id="128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6E8145E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Network News Transfer Protocol</w:t>
            </w:r>
          </w:p>
        </w:tc>
        <w:tc>
          <w:tcPr>
            <w:tcW w:w="0" w:type="auto"/>
            <w:hideMark/>
            <w:tcPrChange w:id="129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50623D34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Truyền tin tức mạng</w:t>
            </w:r>
          </w:p>
        </w:tc>
      </w:tr>
      <w:tr w:rsidR="007708A4" w:rsidRPr="007708A4" w14:paraId="1116BEB2" w14:textId="77777777" w:rsidTr="0077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PrChange w:id="130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31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9E90812" w14:textId="77777777" w:rsidR="007708A4" w:rsidRPr="007708A4" w:rsidRDefault="007708A4" w:rsidP="007708A4">
            <w:pPr>
              <w:spacing w:after="160" w:line="278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143</w:t>
            </w:r>
          </w:p>
        </w:tc>
        <w:tc>
          <w:tcPr>
            <w:tcW w:w="0" w:type="auto"/>
            <w:hideMark/>
            <w:tcPrChange w:id="132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BE7707B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IMAP</w:t>
            </w:r>
          </w:p>
        </w:tc>
        <w:tc>
          <w:tcPr>
            <w:tcW w:w="0" w:type="auto"/>
            <w:hideMark/>
            <w:tcPrChange w:id="133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8D305A3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Internet Message Access Protocol</w:t>
            </w:r>
          </w:p>
        </w:tc>
        <w:tc>
          <w:tcPr>
            <w:tcW w:w="0" w:type="auto"/>
            <w:hideMark/>
            <w:tcPrChange w:id="134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428C07DF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Nhận &amp; quản lý email</w:t>
            </w:r>
          </w:p>
        </w:tc>
      </w:tr>
      <w:tr w:rsidR="007708A4" w:rsidRPr="007708A4" w14:paraId="4CD0A040" w14:textId="77777777" w:rsidTr="007708A4">
        <w:trPr>
          <w:trPrChange w:id="135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36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09E6D7C" w14:textId="77777777" w:rsidR="007708A4" w:rsidRPr="007708A4" w:rsidRDefault="007708A4" w:rsidP="007708A4">
            <w:pPr>
              <w:spacing w:after="160" w:line="278" w:lineRule="auto"/>
              <w:rPr>
                <w:lang w:val="en-US"/>
              </w:rPr>
            </w:pPr>
            <w:r w:rsidRPr="007708A4">
              <w:rPr>
                <w:lang w:val="en-US"/>
              </w:rPr>
              <w:t>161</w:t>
            </w:r>
          </w:p>
        </w:tc>
        <w:tc>
          <w:tcPr>
            <w:tcW w:w="0" w:type="auto"/>
            <w:hideMark/>
            <w:tcPrChange w:id="137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8DAF813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SNMP</w:t>
            </w:r>
          </w:p>
        </w:tc>
        <w:tc>
          <w:tcPr>
            <w:tcW w:w="0" w:type="auto"/>
            <w:hideMark/>
            <w:tcPrChange w:id="138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36BDC6D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Simple Network Management Protocol</w:t>
            </w:r>
          </w:p>
        </w:tc>
        <w:tc>
          <w:tcPr>
            <w:tcW w:w="0" w:type="auto"/>
            <w:hideMark/>
            <w:tcPrChange w:id="139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2BF40E2D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Quản lý &amp; giám sát mạng</w:t>
            </w:r>
          </w:p>
        </w:tc>
      </w:tr>
      <w:tr w:rsidR="007708A4" w:rsidRPr="007708A4" w14:paraId="2315249C" w14:textId="77777777" w:rsidTr="0077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PrChange w:id="140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41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AA09129" w14:textId="77777777" w:rsidR="007708A4" w:rsidRPr="007708A4" w:rsidRDefault="007708A4" w:rsidP="007708A4">
            <w:pPr>
              <w:spacing w:after="160" w:line="278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194</w:t>
            </w:r>
          </w:p>
        </w:tc>
        <w:tc>
          <w:tcPr>
            <w:tcW w:w="0" w:type="auto"/>
            <w:hideMark/>
            <w:tcPrChange w:id="142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CEDD0E5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IRC</w:t>
            </w:r>
          </w:p>
        </w:tc>
        <w:tc>
          <w:tcPr>
            <w:tcW w:w="0" w:type="auto"/>
            <w:hideMark/>
            <w:tcPrChange w:id="143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A73DCE6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Internet Relay Chat</w:t>
            </w:r>
          </w:p>
        </w:tc>
        <w:tc>
          <w:tcPr>
            <w:tcW w:w="0" w:type="auto"/>
            <w:hideMark/>
            <w:tcPrChange w:id="144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59EE3932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Chat thời gian thực</w:t>
            </w:r>
          </w:p>
        </w:tc>
      </w:tr>
      <w:tr w:rsidR="007708A4" w:rsidRPr="007708A4" w14:paraId="7AE80E75" w14:textId="77777777" w:rsidTr="007708A4">
        <w:trPr>
          <w:trPrChange w:id="145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46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D2A284B" w14:textId="77777777" w:rsidR="007708A4" w:rsidRPr="007708A4" w:rsidRDefault="007708A4" w:rsidP="007708A4">
            <w:pPr>
              <w:spacing w:after="160" w:line="278" w:lineRule="auto"/>
              <w:rPr>
                <w:lang w:val="en-US"/>
              </w:rPr>
            </w:pPr>
            <w:r w:rsidRPr="007708A4">
              <w:rPr>
                <w:lang w:val="en-US"/>
              </w:rPr>
              <w:t>443</w:t>
            </w:r>
          </w:p>
        </w:tc>
        <w:tc>
          <w:tcPr>
            <w:tcW w:w="0" w:type="auto"/>
            <w:hideMark/>
            <w:tcPrChange w:id="147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558CB38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HTTPS</w:t>
            </w:r>
          </w:p>
        </w:tc>
        <w:tc>
          <w:tcPr>
            <w:tcW w:w="0" w:type="auto"/>
            <w:hideMark/>
            <w:tcPrChange w:id="148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A78F47E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HTTP Secure</w:t>
            </w:r>
          </w:p>
        </w:tc>
        <w:tc>
          <w:tcPr>
            <w:tcW w:w="0" w:type="auto"/>
            <w:hideMark/>
            <w:tcPrChange w:id="149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1D4854C0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Web bảo mật</w:t>
            </w:r>
          </w:p>
        </w:tc>
      </w:tr>
      <w:tr w:rsidR="007708A4" w:rsidRPr="007708A4" w14:paraId="6764182E" w14:textId="77777777" w:rsidTr="00770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PrChange w:id="150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51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37F8E00" w14:textId="77777777" w:rsidR="007708A4" w:rsidRPr="007708A4" w:rsidRDefault="007708A4" w:rsidP="007708A4">
            <w:pPr>
              <w:spacing w:after="160" w:line="278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465</w:t>
            </w:r>
          </w:p>
        </w:tc>
        <w:tc>
          <w:tcPr>
            <w:tcW w:w="0" w:type="auto"/>
            <w:hideMark/>
            <w:tcPrChange w:id="152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F775444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SMTPS</w:t>
            </w:r>
          </w:p>
        </w:tc>
        <w:tc>
          <w:tcPr>
            <w:tcW w:w="0" w:type="auto"/>
            <w:hideMark/>
            <w:tcPrChange w:id="153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FE88C5E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SMTP Secure</w:t>
            </w:r>
          </w:p>
        </w:tc>
        <w:tc>
          <w:tcPr>
            <w:tcW w:w="0" w:type="auto"/>
            <w:hideMark/>
            <w:tcPrChange w:id="154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775DDFEA" w14:textId="77777777" w:rsidR="007708A4" w:rsidRPr="007708A4" w:rsidRDefault="007708A4" w:rsidP="007708A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Gửi email bảo mật</w:t>
            </w:r>
          </w:p>
        </w:tc>
      </w:tr>
      <w:tr w:rsidR="007708A4" w:rsidRPr="007708A4" w14:paraId="03BA2D0B" w14:textId="77777777" w:rsidTr="007708A4">
        <w:trPr>
          <w:trPrChange w:id="155" w:author="Hạnh Nhi" w:date="2025-12-14T11:55:00Z" w16du:dateUtc="2025-12-14T04:55:00Z">
            <w:trPr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156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06008670" w14:textId="77777777" w:rsidR="007708A4" w:rsidRPr="007708A4" w:rsidRDefault="007708A4" w:rsidP="007708A4">
            <w:pPr>
              <w:spacing w:after="160" w:line="278" w:lineRule="auto"/>
              <w:rPr>
                <w:lang w:val="en-US"/>
              </w:rPr>
            </w:pPr>
            <w:r w:rsidRPr="007708A4">
              <w:rPr>
                <w:lang w:val="en-US"/>
              </w:rPr>
              <w:t>8443</w:t>
            </w:r>
          </w:p>
        </w:tc>
        <w:tc>
          <w:tcPr>
            <w:tcW w:w="0" w:type="auto"/>
            <w:hideMark/>
            <w:tcPrChange w:id="157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D32357A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Router Access</w:t>
            </w:r>
          </w:p>
        </w:tc>
        <w:tc>
          <w:tcPr>
            <w:tcW w:w="0" w:type="auto"/>
            <w:hideMark/>
            <w:tcPrChange w:id="158" w:author="Hạnh Nhi" w:date="2025-12-14T11:55:00Z" w16du:dateUtc="2025-12-14T04:55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A3A6B66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Router remote access</w:t>
            </w:r>
          </w:p>
        </w:tc>
        <w:tc>
          <w:tcPr>
            <w:tcW w:w="0" w:type="auto"/>
            <w:hideMark/>
            <w:tcPrChange w:id="159" w:author="Hạnh Nhi" w:date="2025-12-14T11:55:00Z" w16du:dateUtc="2025-12-14T04:55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5E371F57" w14:textId="77777777" w:rsidR="007708A4" w:rsidRPr="007708A4" w:rsidRDefault="007708A4" w:rsidP="007708A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708A4">
              <w:rPr>
                <w:lang w:val="en-US"/>
              </w:rPr>
              <w:t>Truy cập router từ xa</w:t>
            </w:r>
          </w:p>
        </w:tc>
      </w:tr>
    </w:tbl>
    <w:p w14:paraId="0457D1A5" w14:textId="18E1599E" w:rsidR="007708A4" w:rsidRDefault="007708A4" w:rsidP="007708A4">
      <w:pPr>
        <w:pStyle w:val="Heading2"/>
        <w:numPr>
          <w:ilvl w:val="1"/>
          <w:numId w:val="31"/>
        </w:numPr>
        <w:rPr>
          <w:ins w:id="160" w:author="Hạnh Nhi" w:date="2025-12-14T11:55:00Z" w16du:dateUtc="2025-12-14T04:55:00Z"/>
        </w:rPr>
      </w:pPr>
      <w:bookmarkStart w:id="161" w:name="_Toc216676059"/>
      <w:ins w:id="162" w:author="Hạnh Nhi" w:date="2025-12-14T11:55:00Z" w16du:dateUtc="2025-12-14T04:55:00Z">
        <w:r w:rsidRPr="007708A4">
          <w:lastRenderedPageBreak/>
          <w:t>Logical Address</w:t>
        </w:r>
        <w:bookmarkEnd w:id="161"/>
      </w:ins>
    </w:p>
    <w:p w14:paraId="11663BF4" w14:textId="796DB5A4" w:rsidR="007708A4" w:rsidRDefault="007708A4" w:rsidP="007708A4">
      <w:pPr>
        <w:rPr>
          <w:ins w:id="163" w:author="Hạnh Nhi" w:date="2025-12-14T11:56:00Z" w16du:dateUtc="2025-12-14T04:56:00Z"/>
        </w:rPr>
      </w:pPr>
      <w:ins w:id="164" w:author="Hạnh Nhi" w:date="2025-12-14T11:56:00Z" w16du:dateUtc="2025-12-14T04:56:00Z">
        <w:r>
          <w:t>The identifier used in the network layer of the TCP/IP protocol suite to identify each device connected to the Internet is called the Internet address or IP address.</w:t>
        </w:r>
      </w:ins>
    </w:p>
    <w:p w14:paraId="1A16B777" w14:textId="77777777" w:rsidR="007708A4" w:rsidRDefault="007708A4" w:rsidP="007708A4">
      <w:pPr>
        <w:rPr>
          <w:ins w:id="165" w:author="Hạnh Nhi" w:date="2025-12-14T11:56:00Z" w16du:dateUtc="2025-12-14T04:56:00Z"/>
        </w:rPr>
      </w:pPr>
      <w:ins w:id="166" w:author="Hạnh Nhi" w:date="2025-12-14T11:56:00Z" w16du:dateUtc="2025-12-14T04:56:00Z">
        <w:r>
          <w:t>– IPv4 : 32 bits address</w:t>
        </w:r>
      </w:ins>
    </w:p>
    <w:p w14:paraId="508457B3" w14:textId="74891011" w:rsidR="007708A4" w:rsidRDefault="007708A4" w:rsidP="007708A4">
      <w:pPr>
        <w:rPr>
          <w:ins w:id="167" w:author="Hạnh Nhi" w:date="2025-12-14T11:56:00Z" w16du:dateUtc="2025-12-14T04:56:00Z"/>
        </w:rPr>
      </w:pPr>
      <w:ins w:id="168" w:author="Hạnh Nhi" w:date="2025-12-14T11:56:00Z" w16du:dateUtc="2025-12-14T04:56:00Z">
        <w:r>
          <w:t>– IPv6: 128 bits address</w:t>
        </w:r>
      </w:ins>
    </w:p>
    <w:p w14:paraId="685A4E89" w14:textId="2C13012C" w:rsidR="007708A4" w:rsidRDefault="007708A4" w:rsidP="007708A4">
      <w:pPr>
        <w:rPr>
          <w:ins w:id="169" w:author="Hạnh Nhi" w:date="2025-12-14T11:56:00Z" w16du:dateUtc="2025-12-14T04:56:00Z"/>
        </w:rPr>
      </w:pPr>
      <w:ins w:id="170" w:author="Hạnh Nhi" w:date="2025-12-14T11:56:00Z" w16du:dateUtc="2025-12-14T04:56:00Z">
        <w:r w:rsidRPr="007708A4">
          <w:rPr>
            <w:noProof/>
          </w:rPr>
          <w:drawing>
            <wp:inline distT="0" distB="0" distL="0" distR="0" wp14:anchorId="7020B38C" wp14:editId="64E01DEF">
              <wp:extent cx="5391150" cy="2355507"/>
              <wp:effectExtent l="0" t="0" r="0" b="6985"/>
              <wp:docPr id="1251801537" name="Picture 1" descr="A diagram of a numb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51801537" name="Picture 1" descr="A diagram of a number&#10;&#10;AI-generated content may be incorrect."/>
                      <pic:cNvPicPr/>
                    </pic:nvPicPr>
                    <pic:blipFill>
                      <a:blip r:embed="rId3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3527" cy="23609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E2C6A21" w14:textId="17D7CB4D" w:rsidR="007708A4" w:rsidRDefault="007708A4" w:rsidP="007708A4">
      <w:pPr>
        <w:pStyle w:val="Heading2"/>
        <w:numPr>
          <w:ilvl w:val="1"/>
          <w:numId w:val="31"/>
        </w:numPr>
        <w:rPr>
          <w:ins w:id="171" w:author="Hạnh Nhi" w:date="2025-12-14T11:56:00Z" w16du:dateUtc="2025-12-14T04:56:00Z"/>
        </w:rPr>
      </w:pPr>
      <w:bookmarkStart w:id="172" w:name="_Toc216676060"/>
      <w:ins w:id="173" w:author="Hạnh Nhi" w:date="2025-12-14T11:56:00Z" w16du:dateUtc="2025-12-14T04:56:00Z">
        <w:r w:rsidRPr="007708A4">
          <w:t>Physical Address</w:t>
        </w:r>
        <w:bookmarkEnd w:id="172"/>
      </w:ins>
    </w:p>
    <w:p w14:paraId="16520A65" w14:textId="11783941" w:rsidR="00ED65C9" w:rsidRPr="00ED65C9" w:rsidRDefault="00ED65C9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ins w:id="174" w:author="Hạnh Nhi" w:date="2025-12-14T12:00:00Z" w16du:dateUtc="2025-12-14T05:00:00Z"/>
        </w:rPr>
        <w:pPrChange w:id="175" w:author="Hạnh Nhi" w:date="2025-12-14T12:01:00Z" w16du:dateUtc="2025-12-14T05:01:00Z">
          <w:pPr>
            <w:pStyle w:val="NormalWeb"/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ins w:id="176" w:author="Hạnh Nhi" w:date="2025-12-14T12:00:00Z" w16du:dateUtc="2025-12-14T05:00:00Z">
        <w:r w:rsidRPr="00ED65C9">
          <w:rPr>
            <w:rStyle w:val="Strong"/>
            <w:b w:val="0"/>
            <w:bCs w:val="0"/>
            <w:rPrChange w:id="177" w:author="Hạnh Nhi" w:date="2025-12-14T12:01:00Z" w16du:dateUtc="2025-12-14T05:01:00Z">
              <w:rPr>
                <w:rStyle w:val="Strong"/>
              </w:rPr>
            </w:rPrChange>
          </w:rPr>
          <w:t>Media Access Control (MAC) address</w:t>
        </w:r>
        <w:r w:rsidRPr="00ED65C9">
          <w:t>, burned-in address (</w:t>
        </w:r>
        <w:r w:rsidRPr="00ED65C9">
          <w:rPr>
            <w:rStyle w:val="Strong"/>
            <w:b w:val="0"/>
            <w:bCs w:val="0"/>
            <w:rPrChange w:id="178" w:author="Hạnh Nhi" w:date="2025-12-14T12:01:00Z" w16du:dateUtc="2025-12-14T05:01:00Z">
              <w:rPr>
                <w:rStyle w:val="Strong"/>
              </w:rPr>
            </w:rPrChange>
          </w:rPr>
          <w:t>BIA</w:t>
        </w:r>
        <w:r w:rsidRPr="00ED65C9">
          <w:t>), Ethernet hardware address (</w:t>
        </w:r>
        <w:r w:rsidRPr="00ED65C9">
          <w:rPr>
            <w:rStyle w:val="Strong"/>
            <w:b w:val="0"/>
            <w:bCs w:val="0"/>
            <w:rPrChange w:id="179" w:author="Hạnh Nhi" w:date="2025-12-14T12:01:00Z" w16du:dateUtc="2025-12-14T05:01:00Z">
              <w:rPr>
                <w:rStyle w:val="Strong"/>
              </w:rPr>
            </w:rPrChange>
          </w:rPr>
          <w:t>EHA</w:t>
        </w:r>
        <w:r w:rsidRPr="00ED65C9">
          <w:t>) or hardware address</w:t>
        </w:r>
      </w:ins>
    </w:p>
    <w:p w14:paraId="6465729F" w14:textId="5055B2EA" w:rsidR="00ED65C9" w:rsidRPr="00ED65C9" w:rsidRDefault="00ED65C9">
      <w:pPr>
        <w:pStyle w:val="NormalWeb"/>
        <w:numPr>
          <w:ilvl w:val="0"/>
          <w:numId w:val="43"/>
        </w:numPr>
        <w:spacing w:line="360" w:lineRule="auto"/>
        <w:rPr>
          <w:ins w:id="180" w:author="Hạnh Nhi" w:date="2025-12-14T12:00:00Z" w16du:dateUtc="2025-12-14T05:00:00Z"/>
        </w:rPr>
        <w:pPrChange w:id="181" w:author="Hạnh Nhi" w:date="2025-12-14T12:01:00Z" w16du:dateUtc="2025-12-14T05:01:00Z">
          <w:pPr>
            <w:pStyle w:val="NormalWeb"/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ins w:id="182" w:author="Hạnh Nhi" w:date="2025-12-14T12:00:00Z" w16du:dateUtc="2025-12-14T05:00:00Z">
        <w:r w:rsidRPr="00ED65C9">
          <w:rPr>
            <w:rStyle w:val="Strong"/>
            <w:b w:val="0"/>
            <w:bCs w:val="0"/>
            <w:rPrChange w:id="183" w:author="Hạnh Nhi" w:date="2025-12-14T12:01:00Z" w16du:dateUtc="2025-12-14T05:01:00Z">
              <w:rPr>
                <w:rStyle w:val="Strong"/>
              </w:rPr>
            </w:rPrChange>
          </w:rPr>
          <w:t>A unique identifier</w:t>
        </w:r>
        <w:r w:rsidRPr="00ED65C9">
          <w:t xml:space="preserve"> assigned to </w:t>
        </w:r>
        <w:r w:rsidRPr="00ED65C9">
          <w:rPr>
            <w:rStyle w:val="Strong"/>
            <w:b w:val="0"/>
            <w:bCs w:val="0"/>
            <w:rPrChange w:id="184" w:author="Hạnh Nhi" w:date="2025-12-14T12:01:00Z" w16du:dateUtc="2025-12-14T05:01:00Z">
              <w:rPr>
                <w:rStyle w:val="Strong"/>
              </w:rPr>
            </w:rPrChange>
          </w:rPr>
          <w:t>network interfaces</w:t>
        </w:r>
        <w:r w:rsidRPr="00ED65C9">
          <w:t xml:space="preserve"> for communications on the physical network segment</w:t>
        </w:r>
      </w:ins>
    </w:p>
    <w:p w14:paraId="22EB24DD" w14:textId="2D20D152" w:rsidR="00ED65C9" w:rsidRPr="00ED65C9" w:rsidRDefault="00ED65C9">
      <w:pPr>
        <w:pStyle w:val="NormalWeb"/>
        <w:numPr>
          <w:ilvl w:val="0"/>
          <w:numId w:val="43"/>
        </w:numPr>
        <w:spacing w:line="360" w:lineRule="auto"/>
        <w:rPr>
          <w:ins w:id="185" w:author="Hạnh Nhi" w:date="2025-12-14T12:00:00Z" w16du:dateUtc="2025-12-14T05:00:00Z"/>
        </w:rPr>
        <w:pPrChange w:id="186" w:author="Hạnh Nhi" w:date="2025-12-14T12:01:00Z" w16du:dateUtc="2025-12-14T05:01:00Z">
          <w:pPr>
            <w:pStyle w:val="NormalWeb"/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ins w:id="187" w:author="Hạnh Nhi" w:date="2025-12-14T12:00:00Z" w16du:dateUtc="2025-12-14T05:00:00Z">
        <w:r w:rsidRPr="00ED65C9">
          <w:rPr>
            <w:rStyle w:val="Strong"/>
            <w:b w:val="0"/>
            <w:bCs w:val="0"/>
            <w:rPrChange w:id="188" w:author="Hạnh Nhi" w:date="2025-12-14T12:01:00Z" w16du:dateUtc="2025-12-14T05:01:00Z">
              <w:rPr>
                <w:rStyle w:val="Strong"/>
              </w:rPr>
            </w:rPrChange>
          </w:rPr>
          <w:t>Assigned by the manufacturer</w:t>
        </w:r>
      </w:ins>
    </w:p>
    <w:p w14:paraId="6C547CED" w14:textId="12EE9196" w:rsidR="00ED65C9" w:rsidRPr="00ED65C9" w:rsidRDefault="00ED65C9">
      <w:pPr>
        <w:pStyle w:val="NormalWeb"/>
        <w:numPr>
          <w:ilvl w:val="0"/>
          <w:numId w:val="43"/>
        </w:numPr>
        <w:spacing w:line="360" w:lineRule="auto"/>
        <w:rPr>
          <w:ins w:id="189" w:author="Hạnh Nhi" w:date="2025-12-14T12:01:00Z" w16du:dateUtc="2025-12-14T05:01:00Z"/>
        </w:rPr>
        <w:pPrChange w:id="190" w:author="Hạnh Nhi" w:date="2025-12-14T12:01:00Z" w16du:dateUtc="2025-12-14T05:01:00Z">
          <w:pPr>
            <w:pStyle w:val="NormalWeb"/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ins w:id="191" w:author="Hạnh Nhi" w:date="2025-12-14T12:01:00Z" w16du:dateUtc="2025-12-14T05:01:00Z">
        <w:r w:rsidRPr="00ED65C9">
          <w:rPr>
            <w:rStyle w:val="Strong"/>
            <w:b w:val="0"/>
            <w:bCs w:val="0"/>
            <w:rPrChange w:id="192" w:author="Hạnh Nhi" w:date="2025-12-14T12:01:00Z" w16du:dateUtc="2025-12-14T05:01:00Z">
              <w:rPr>
                <w:rStyle w:val="Strong"/>
              </w:rPr>
            </w:rPrChange>
          </w:rPr>
          <w:t>Địa chỉ MAC (Media Access Control)</w:t>
        </w:r>
        <w:r w:rsidRPr="00ED65C9">
          <w:t xml:space="preserve">, còn gọi là </w:t>
        </w:r>
        <w:r w:rsidRPr="00ED65C9">
          <w:rPr>
            <w:rStyle w:val="Strong"/>
            <w:b w:val="0"/>
            <w:bCs w:val="0"/>
            <w:rPrChange w:id="193" w:author="Hạnh Nhi" w:date="2025-12-14T12:01:00Z" w16du:dateUtc="2025-12-14T05:01:00Z">
              <w:rPr>
                <w:rStyle w:val="Strong"/>
              </w:rPr>
            </w:rPrChange>
          </w:rPr>
          <w:t>địa chỉ ghi sẵn (BIA)</w:t>
        </w:r>
        <w:r w:rsidRPr="00ED65C9">
          <w:t xml:space="preserve">, </w:t>
        </w:r>
        <w:r w:rsidRPr="00ED65C9">
          <w:rPr>
            <w:rStyle w:val="Strong"/>
            <w:b w:val="0"/>
            <w:bCs w:val="0"/>
            <w:rPrChange w:id="194" w:author="Hạnh Nhi" w:date="2025-12-14T12:01:00Z" w16du:dateUtc="2025-12-14T05:01:00Z">
              <w:rPr>
                <w:rStyle w:val="Strong"/>
              </w:rPr>
            </w:rPrChange>
          </w:rPr>
          <w:t>địa chỉ phần cứng Ethernet (EHA)</w:t>
        </w:r>
        <w:r w:rsidRPr="00ED65C9">
          <w:t xml:space="preserve"> hoặc </w:t>
        </w:r>
        <w:r w:rsidRPr="00ED65C9">
          <w:rPr>
            <w:rStyle w:val="Strong"/>
            <w:b w:val="0"/>
            <w:bCs w:val="0"/>
            <w:rPrChange w:id="195" w:author="Hạnh Nhi" w:date="2025-12-14T12:01:00Z" w16du:dateUtc="2025-12-14T05:01:00Z">
              <w:rPr>
                <w:rStyle w:val="Strong"/>
              </w:rPr>
            </w:rPrChange>
          </w:rPr>
          <w:t>địa chỉ phần cứng</w:t>
        </w:r>
      </w:ins>
    </w:p>
    <w:p w14:paraId="004974BB" w14:textId="01070C8E" w:rsidR="00ED65C9" w:rsidRPr="00ED65C9" w:rsidRDefault="00ED65C9">
      <w:pPr>
        <w:pStyle w:val="NormalWeb"/>
        <w:numPr>
          <w:ilvl w:val="0"/>
          <w:numId w:val="43"/>
        </w:numPr>
        <w:spacing w:line="360" w:lineRule="auto"/>
        <w:rPr>
          <w:ins w:id="196" w:author="Hạnh Nhi" w:date="2025-12-14T12:01:00Z" w16du:dateUtc="2025-12-14T05:01:00Z"/>
        </w:rPr>
        <w:pPrChange w:id="197" w:author="Hạnh Nhi" w:date="2025-12-14T12:01:00Z" w16du:dateUtc="2025-12-14T05:01:00Z">
          <w:pPr>
            <w:pStyle w:val="NormalWeb"/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ins w:id="198" w:author="Hạnh Nhi" w:date="2025-12-14T12:01:00Z" w16du:dateUtc="2025-12-14T05:01:00Z">
        <w:r w:rsidRPr="00ED65C9">
          <w:rPr>
            <w:rStyle w:val="Strong"/>
            <w:b w:val="0"/>
            <w:bCs w:val="0"/>
            <w:rPrChange w:id="199" w:author="Hạnh Nhi" w:date="2025-12-14T12:01:00Z" w16du:dateUtc="2025-12-14T05:01:00Z">
              <w:rPr>
                <w:rStyle w:val="Strong"/>
              </w:rPr>
            </w:rPrChange>
          </w:rPr>
          <w:t>Là một định danh duy nhất</w:t>
        </w:r>
        <w:r w:rsidRPr="00ED65C9">
          <w:t xml:space="preserve">, được gán cho </w:t>
        </w:r>
        <w:r w:rsidRPr="00ED65C9">
          <w:rPr>
            <w:rStyle w:val="Strong"/>
            <w:b w:val="0"/>
            <w:bCs w:val="0"/>
            <w:rPrChange w:id="200" w:author="Hạnh Nhi" w:date="2025-12-14T12:01:00Z" w16du:dateUtc="2025-12-14T05:01:00Z">
              <w:rPr>
                <w:rStyle w:val="Strong"/>
              </w:rPr>
            </w:rPrChange>
          </w:rPr>
          <w:t>card mạng (network interface)</w:t>
        </w:r>
        <w:r w:rsidRPr="00ED65C9">
          <w:t xml:space="preserve"> để giao tiếp trên </w:t>
        </w:r>
        <w:r w:rsidRPr="00ED65C9">
          <w:rPr>
            <w:rStyle w:val="Strong"/>
            <w:b w:val="0"/>
            <w:bCs w:val="0"/>
            <w:rPrChange w:id="201" w:author="Hạnh Nhi" w:date="2025-12-14T12:01:00Z" w16du:dateUtc="2025-12-14T05:01:00Z">
              <w:rPr>
                <w:rStyle w:val="Strong"/>
              </w:rPr>
            </w:rPrChange>
          </w:rPr>
          <w:t>phân đoạn mạng vật lý</w:t>
        </w:r>
      </w:ins>
    </w:p>
    <w:p w14:paraId="1D0FDB50" w14:textId="55D54501" w:rsidR="00ED65C9" w:rsidRPr="00ED65C9" w:rsidRDefault="00ED65C9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ins w:id="202" w:author="Hạnh Nhi" w:date="2025-12-14T12:01:00Z" w16du:dateUtc="2025-12-14T05:01:00Z"/>
        </w:rPr>
        <w:pPrChange w:id="203" w:author="Hạnh Nhi" w:date="2025-12-14T12:01:00Z" w16du:dateUtc="2025-12-14T05:01:00Z">
          <w:pPr>
            <w:pStyle w:val="NormalWeb"/>
            <w:numPr>
              <w:numId w:val="31"/>
            </w:numPr>
            <w:tabs>
              <w:tab w:val="num" w:pos="720"/>
            </w:tabs>
            <w:ind w:left="720" w:hanging="360"/>
          </w:pPr>
        </w:pPrChange>
      </w:pPr>
      <w:ins w:id="204" w:author="Hạnh Nhi" w:date="2025-12-14T12:01:00Z" w16du:dateUtc="2025-12-14T05:01:00Z">
        <w:r w:rsidRPr="00ED65C9">
          <w:rPr>
            <w:rStyle w:val="Strong"/>
            <w:b w:val="0"/>
            <w:bCs w:val="0"/>
            <w:rPrChange w:id="205" w:author="Hạnh Nhi" w:date="2025-12-14T12:01:00Z" w16du:dateUtc="2025-12-14T05:01:00Z">
              <w:rPr>
                <w:rStyle w:val="Strong"/>
              </w:rPr>
            </w:rPrChange>
          </w:rPr>
          <w:t>Được nhà sản xuất gán sẵn</w:t>
        </w:r>
      </w:ins>
    </w:p>
    <w:p w14:paraId="0BBAED42" w14:textId="77777777" w:rsidR="00ED65C9" w:rsidRPr="00ED65C9" w:rsidRDefault="00ED65C9">
      <w:pPr>
        <w:spacing w:after="0" w:line="360" w:lineRule="auto"/>
        <w:rPr>
          <w:ins w:id="206" w:author="Hạnh Nhi" w:date="2025-12-14T12:01:00Z"/>
          <w:lang w:val="en-US"/>
          <w:rPrChange w:id="207" w:author="Hạnh Nhi" w:date="2025-12-14T12:01:00Z" w16du:dateUtc="2025-12-14T05:01:00Z">
            <w:rPr>
              <w:ins w:id="208" w:author="Hạnh Nhi" w:date="2025-12-14T12:01:00Z"/>
              <w:b/>
              <w:bCs/>
              <w:lang w:val="en-US"/>
            </w:rPr>
          </w:rPrChange>
        </w:rPr>
        <w:pPrChange w:id="209" w:author="Hạnh Nhi" w:date="2025-12-14T12:01:00Z" w16du:dateUtc="2025-12-14T05:01:00Z">
          <w:pPr/>
        </w:pPrChange>
      </w:pPr>
      <w:ins w:id="210" w:author="Hạnh Nhi" w:date="2025-12-14T12:01:00Z">
        <w:r w:rsidRPr="00ED65C9">
          <w:rPr>
            <w:rFonts w:ascii="Segoe UI Emoji" w:hAnsi="Segoe UI Emoji" w:cs="Segoe UI Emoji"/>
            <w:lang w:val="en-US"/>
            <w:rPrChange w:id="211" w:author="Hạnh Nhi" w:date="2025-12-14T12:01:00Z" w16du:dateUtc="2025-12-14T05:01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📌</w:t>
        </w:r>
        <w:r w:rsidRPr="00ED65C9">
          <w:rPr>
            <w:lang w:val="en-US"/>
            <w:rPrChange w:id="212" w:author="Hạnh Nhi" w:date="2025-12-14T12:01:00Z" w16du:dateUtc="2025-12-14T05:01:00Z">
              <w:rPr>
                <w:b/>
                <w:bCs/>
                <w:lang w:val="en-US"/>
              </w:rPr>
            </w:rPrChange>
          </w:rPr>
          <w:t xml:space="preserve"> Nhớ nhanh (rất hay ra thi)</w:t>
        </w:r>
      </w:ins>
    </w:p>
    <w:p w14:paraId="1D2CBB65" w14:textId="77777777" w:rsidR="00ED65C9" w:rsidRPr="00ED65C9" w:rsidRDefault="00ED65C9">
      <w:pPr>
        <w:pStyle w:val="NormalWeb"/>
        <w:numPr>
          <w:ilvl w:val="0"/>
          <w:numId w:val="43"/>
        </w:numPr>
        <w:spacing w:before="0" w:beforeAutospacing="0" w:line="360" w:lineRule="auto"/>
        <w:rPr>
          <w:ins w:id="213" w:author="Hạnh Nhi" w:date="2025-12-14T12:01:00Z"/>
          <w:rStyle w:val="Strong"/>
          <w:rFonts w:eastAsiaTheme="majorEastAsia"/>
          <w:b w:val="0"/>
          <w:bCs w:val="0"/>
          <w:rPrChange w:id="214" w:author="Hạnh Nhi" w:date="2025-12-14T12:01:00Z" w16du:dateUtc="2025-12-14T05:01:00Z">
            <w:rPr>
              <w:ins w:id="215" w:author="Hạnh Nhi" w:date="2025-12-14T12:01:00Z"/>
              <w:lang w:val="en-US"/>
            </w:rPr>
          </w:rPrChange>
        </w:rPr>
        <w:pPrChange w:id="216" w:author="Hạnh Nhi" w:date="2025-12-14T12:01:00Z" w16du:dateUtc="2025-12-14T05:01:00Z">
          <w:pPr>
            <w:numPr>
              <w:numId w:val="42"/>
            </w:numPr>
            <w:tabs>
              <w:tab w:val="num" w:pos="720"/>
            </w:tabs>
            <w:ind w:left="720" w:hanging="360"/>
          </w:pPr>
        </w:pPrChange>
      </w:pPr>
      <w:ins w:id="217" w:author="Hạnh Nhi" w:date="2025-12-14T12:01:00Z">
        <w:r w:rsidRPr="00ED65C9">
          <w:rPr>
            <w:rStyle w:val="Strong"/>
            <w:rFonts w:eastAsiaTheme="majorEastAsia"/>
            <w:rPrChange w:id="218" w:author="Hạnh Nhi" w:date="2025-12-14T12:01:00Z" w16du:dateUtc="2025-12-14T05:01:00Z">
              <w:rPr>
                <w:b/>
                <w:bCs/>
              </w:rPr>
            </w:rPrChange>
          </w:rPr>
          <w:t>MAC = địa chỉ vật lý</w:t>
        </w:r>
      </w:ins>
    </w:p>
    <w:p w14:paraId="581DD0EE" w14:textId="77777777" w:rsidR="00ED65C9" w:rsidRPr="00ED65C9" w:rsidRDefault="00ED65C9">
      <w:pPr>
        <w:pStyle w:val="NormalWeb"/>
        <w:numPr>
          <w:ilvl w:val="0"/>
          <w:numId w:val="43"/>
        </w:numPr>
        <w:spacing w:line="360" w:lineRule="auto"/>
        <w:rPr>
          <w:ins w:id="219" w:author="Hạnh Nhi" w:date="2025-12-14T12:01:00Z"/>
          <w:rStyle w:val="Strong"/>
          <w:rFonts w:eastAsiaTheme="majorEastAsia"/>
          <w:b w:val="0"/>
          <w:bCs w:val="0"/>
          <w:rPrChange w:id="220" w:author="Hạnh Nhi" w:date="2025-12-14T12:01:00Z" w16du:dateUtc="2025-12-14T05:01:00Z">
            <w:rPr>
              <w:ins w:id="221" w:author="Hạnh Nhi" w:date="2025-12-14T12:01:00Z"/>
              <w:lang w:val="en-US"/>
            </w:rPr>
          </w:rPrChange>
        </w:rPr>
        <w:pPrChange w:id="222" w:author="Hạnh Nhi" w:date="2025-12-14T12:01:00Z" w16du:dateUtc="2025-12-14T05:01:00Z">
          <w:pPr>
            <w:numPr>
              <w:numId w:val="42"/>
            </w:numPr>
            <w:tabs>
              <w:tab w:val="num" w:pos="720"/>
            </w:tabs>
            <w:ind w:left="720" w:hanging="360"/>
          </w:pPr>
        </w:pPrChange>
      </w:pPr>
      <w:ins w:id="223" w:author="Hạnh Nhi" w:date="2025-12-14T12:01:00Z">
        <w:r w:rsidRPr="00ED65C9">
          <w:rPr>
            <w:rStyle w:val="Strong"/>
            <w:rFonts w:eastAsiaTheme="majorEastAsia"/>
            <w:rPrChange w:id="224" w:author="Hạnh Nhi" w:date="2025-12-14T12:01:00Z" w16du:dateUtc="2025-12-14T05:01:00Z">
              <w:rPr>
                <w:b/>
                <w:bCs/>
              </w:rPr>
            </w:rPrChange>
          </w:rPr>
          <w:t>Không thay đổi theo mạng</w:t>
        </w:r>
      </w:ins>
    </w:p>
    <w:p w14:paraId="0AE51FFE" w14:textId="77777777" w:rsidR="00ED65C9" w:rsidRPr="00ED65C9" w:rsidRDefault="00ED65C9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ins w:id="225" w:author="Hạnh Nhi" w:date="2025-12-14T12:02:00Z" w16du:dateUtc="2025-12-14T05:02:00Z"/>
          <w:rStyle w:val="Strong"/>
          <w:rFonts w:eastAsiaTheme="majorEastAsia"/>
          <w:b w:val="0"/>
          <w:bCs w:val="0"/>
          <w:rPrChange w:id="226" w:author="Hạnh Nhi" w:date="2025-12-14T12:02:00Z" w16du:dateUtc="2025-12-14T05:02:00Z">
            <w:rPr>
              <w:ins w:id="227" w:author="Hạnh Nhi" w:date="2025-12-14T12:02:00Z" w16du:dateUtc="2025-12-14T05:02:00Z"/>
              <w:rStyle w:val="Strong"/>
              <w:rFonts w:eastAsiaTheme="majorEastAsia"/>
              <w:b w:val="0"/>
              <w:bCs w:val="0"/>
              <w:lang w:val="vi-VN"/>
            </w:rPr>
          </w:rPrChange>
        </w:rPr>
        <w:pPrChange w:id="228" w:author="Hạnh Nhi" w:date="2025-12-14T12:05:00Z" w16du:dateUtc="2025-12-14T05:05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29" w:author="Hạnh Nhi" w:date="2025-12-14T12:01:00Z">
        <w:r w:rsidRPr="00ED65C9">
          <w:rPr>
            <w:rStyle w:val="Strong"/>
            <w:rFonts w:eastAsiaTheme="majorEastAsia"/>
            <w:rPrChange w:id="230" w:author="Hạnh Nhi" w:date="2025-12-14T12:01:00Z" w16du:dateUtc="2025-12-14T05:01:00Z">
              <w:rPr>
                <w:rFonts w:eastAsiaTheme="majorEastAsia"/>
                <w:b/>
                <w:bCs/>
              </w:rPr>
            </w:rPrChange>
          </w:rPr>
          <w:t>Hoạt động ở Layer 2 (Data Link)</w:t>
        </w:r>
      </w:ins>
    </w:p>
    <w:p w14:paraId="7C34C94E" w14:textId="05C9064C" w:rsidR="00ED65C9" w:rsidRPr="00ED65C9" w:rsidRDefault="00ED65C9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ins w:id="231" w:author="Hạnh Nhi" w:date="2025-12-14T12:04:00Z"/>
          <w:rFonts w:eastAsiaTheme="majorEastAsia"/>
        </w:rPr>
        <w:pPrChange w:id="232" w:author="Hạnh Nhi" w:date="2025-12-14T12:05:00Z" w16du:dateUtc="2025-12-14T05:05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33" w:author="Hạnh Nhi" w:date="2025-12-14T12:04:00Z">
        <w:r w:rsidRPr="00ED65C9">
          <w:rPr>
            <w:rFonts w:eastAsiaTheme="majorEastAsia"/>
            <w:rPrChange w:id="234" w:author="Hạnh Nhi" w:date="2025-12-14T12:04:00Z" w16du:dateUtc="2025-12-14T05:04:00Z">
              <w:rPr>
                <w:rFonts w:eastAsiaTheme="majorEastAsia"/>
                <w:b/>
                <w:bCs/>
              </w:rPr>
            </w:rPrChange>
          </w:rPr>
          <w:t>48-bit (6-byte) written as 12 hexadecimal digits, every byte (2 hexadecimal digits) is separated by a colon.</w:t>
        </w:r>
      </w:ins>
    </w:p>
    <w:p w14:paraId="101BAB0D" w14:textId="77777777" w:rsidR="00ED65C9" w:rsidRPr="0015415D" w:rsidRDefault="00ED65C9">
      <w:pPr>
        <w:pStyle w:val="NormalWeb"/>
        <w:spacing w:before="0" w:beforeAutospacing="0" w:after="0" w:afterAutospacing="0" w:line="360" w:lineRule="auto"/>
        <w:ind w:left="360"/>
        <w:rPr>
          <w:ins w:id="235" w:author="Hạnh Nhi" w:date="2025-12-14T12:04:00Z"/>
          <w:rFonts w:eastAsiaTheme="majorEastAsia"/>
          <w:b/>
          <w:bCs/>
          <w:u w:val="single"/>
          <w:rPrChange w:id="236" w:author="Hạnh Nhi" w:date="2025-12-14T21:38:00Z" w16du:dateUtc="2025-12-14T14:38:00Z">
            <w:rPr>
              <w:ins w:id="237" w:author="Hạnh Nhi" w:date="2025-12-14T12:04:00Z"/>
              <w:rFonts w:eastAsiaTheme="majorEastAsia"/>
              <w:b/>
              <w:bCs/>
            </w:rPr>
          </w:rPrChange>
        </w:rPr>
        <w:pPrChange w:id="238" w:author="Hạnh Nhi" w:date="2025-12-14T21:38:00Z" w16du:dateUtc="2025-12-14T14:38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39" w:author="Hạnh Nhi" w:date="2025-12-14T12:04:00Z">
        <w:r w:rsidRPr="0015415D">
          <w:rPr>
            <w:rFonts w:eastAsiaTheme="majorEastAsia"/>
            <w:b/>
            <w:bCs/>
            <w:u w:val="single"/>
            <w:rPrChange w:id="240" w:author="Hạnh Nhi" w:date="2025-12-14T21:38:00Z" w16du:dateUtc="2025-12-14T14:38:00Z">
              <w:rPr>
                <w:rFonts w:eastAsiaTheme="majorEastAsia"/>
                <w:b/>
                <w:bCs/>
              </w:rPr>
            </w:rPrChange>
          </w:rPr>
          <w:t>Bản dịch tiếng Việt</w:t>
        </w:r>
      </w:ins>
    </w:p>
    <w:p w14:paraId="25711564" w14:textId="77777777" w:rsidR="00ED65C9" w:rsidRPr="00ED65C9" w:rsidRDefault="00ED65C9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ins w:id="241" w:author="Hạnh Nhi" w:date="2025-12-14T12:04:00Z" w16du:dateUtc="2025-12-14T05:04:00Z"/>
          <w:rFonts w:eastAsiaTheme="majorEastAsia"/>
          <w:rPrChange w:id="242" w:author="Hạnh Nhi" w:date="2025-12-14T12:04:00Z" w16du:dateUtc="2025-12-14T05:04:00Z">
            <w:rPr>
              <w:ins w:id="243" w:author="Hạnh Nhi" w:date="2025-12-14T12:04:00Z" w16du:dateUtc="2025-12-14T05:04:00Z"/>
              <w:rFonts w:eastAsiaTheme="majorEastAsia"/>
              <w:lang w:val="vi-VN"/>
            </w:rPr>
          </w:rPrChange>
        </w:rPr>
        <w:pPrChange w:id="244" w:author="Hạnh Nhi" w:date="2025-12-14T12:05:00Z" w16du:dateUtc="2025-12-14T05:05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45" w:author="Hạnh Nhi" w:date="2025-12-14T12:04:00Z">
        <w:r w:rsidRPr="00ED65C9">
          <w:rPr>
            <w:rFonts w:eastAsiaTheme="majorEastAsia"/>
            <w:rPrChange w:id="246" w:author="Hạnh Nhi" w:date="2025-12-14T12:04:00Z" w16du:dateUtc="2025-12-14T05:04:00Z">
              <w:rPr>
                <w:rFonts w:eastAsiaTheme="majorEastAsia"/>
                <w:b/>
                <w:bCs/>
              </w:rPr>
            </w:rPrChange>
          </w:rPr>
          <w:t>Địa chỉ 48-bit (6 byte) được viết dưới dạng 12 chữ số hệ thập lục phân, mỗi byte (2 chữ số hex) được phân tách bằng dấu hai chấm (:).</w:t>
        </w:r>
      </w:ins>
    </w:p>
    <w:p w14:paraId="05D424CD" w14:textId="24E94E64" w:rsidR="00ED65C9" w:rsidRPr="00ED65C9" w:rsidRDefault="00ED65C9">
      <w:pPr>
        <w:pStyle w:val="NormalWeb"/>
        <w:spacing w:before="0" w:beforeAutospacing="0" w:after="0" w:afterAutospacing="0" w:line="360" w:lineRule="auto"/>
        <w:rPr>
          <w:ins w:id="247" w:author="Hạnh Nhi" w:date="2025-12-14T12:04:00Z"/>
          <w:rFonts w:eastAsiaTheme="majorEastAsia"/>
          <w:rPrChange w:id="248" w:author="Hạnh Nhi" w:date="2025-12-14T12:04:00Z" w16du:dateUtc="2025-12-14T05:04:00Z">
            <w:rPr>
              <w:ins w:id="249" w:author="Hạnh Nhi" w:date="2025-12-14T12:04:00Z"/>
              <w:rFonts w:eastAsiaTheme="majorEastAsia"/>
              <w:b/>
              <w:bCs/>
            </w:rPr>
          </w:rPrChange>
        </w:rPr>
        <w:pPrChange w:id="250" w:author="Hạnh Nhi" w:date="2025-12-14T12:05:00Z" w16du:dateUtc="2025-12-14T05:05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51" w:author="Hạnh Nhi" w:date="2025-12-14T12:04:00Z">
        <w:r w:rsidRPr="00ED65C9">
          <w:rPr>
            <w:rFonts w:ascii="Segoe UI Emoji" w:eastAsiaTheme="majorEastAsia" w:hAnsi="Segoe UI Emoji" w:cs="Segoe UI Emoji"/>
            <w:rPrChange w:id="252" w:author="Hạnh Nhi" w:date="2025-12-14T12:04:00Z" w16du:dateUtc="2025-12-14T05:04:00Z">
              <w:rPr>
                <w:rFonts w:ascii="Segoe UI Emoji" w:eastAsiaTheme="majorEastAsia" w:hAnsi="Segoe UI Emoji" w:cs="Segoe UI Emoji"/>
                <w:b/>
                <w:bCs/>
              </w:rPr>
            </w:rPrChange>
          </w:rPr>
          <w:lastRenderedPageBreak/>
          <w:t>📌</w:t>
        </w:r>
        <w:r w:rsidRPr="00ED65C9">
          <w:rPr>
            <w:rFonts w:eastAsiaTheme="majorEastAsia"/>
            <w:rPrChange w:id="253" w:author="Hạnh Nhi" w:date="2025-12-14T12:04:00Z" w16du:dateUtc="2025-12-14T05:04:00Z">
              <w:rPr>
                <w:rFonts w:eastAsiaTheme="majorEastAsia"/>
                <w:b/>
                <w:bCs/>
              </w:rPr>
            </w:rPrChange>
          </w:rPr>
          <w:t xml:space="preserve"> Giải thích nhanh cho sinh viên</w:t>
        </w:r>
      </w:ins>
    </w:p>
    <w:p w14:paraId="369492E8" w14:textId="77777777" w:rsidR="00ED65C9" w:rsidRPr="00ED65C9" w:rsidRDefault="00ED65C9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ins w:id="254" w:author="Hạnh Nhi" w:date="2025-12-14T12:04:00Z"/>
          <w:rFonts w:eastAsiaTheme="majorEastAsia"/>
        </w:rPr>
        <w:pPrChange w:id="255" w:author="Hạnh Nhi" w:date="2025-12-14T12:05:00Z" w16du:dateUtc="2025-12-14T05:05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56" w:author="Hạnh Nhi" w:date="2025-12-14T12:04:00Z">
        <w:r w:rsidRPr="00ED65C9">
          <w:rPr>
            <w:rFonts w:eastAsiaTheme="majorEastAsia"/>
            <w:rPrChange w:id="257" w:author="Hạnh Nhi" w:date="2025-12-14T12:04:00Z" w16du:dateUtc="2025-12-14T05:04:00Z">
              <w:rPr>
                <w:rFonts w:eastAsiaTheme="majorEastAsia"/>
                <w:b/>
                <w:bCs/>
              </w:rPr>
            </w:rPrChange>
          </w:rPr>
          <w:t>MAC address dài 48 bit = 6 byte</w:t>
        </w:r>
      </w:ins>
    </w:p>
    <w:p w14:paraId="7CD49E3A" w14:textId="77777777" w:rsidR="00ED65C9" w:rsidRPr="00ED65C9" w:rsidRDefault="00ED65C9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ins w:id="258" w:author="Hạnh Nhi" w:date="2025-12-14T12:04:00Z"/>
          <w:rFonts w:eastAsiaTheme="majorEastAsia"/>
        </w:rPr>
        <w:pPrChange w:id="259" w:author="Hạnh Nhi" w:date="2025-12-14T12:05:00Z" w16du:dateUtc="2025-12-14T05:05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60" w:author="Hạnh Nhi" w:date="2025-12-14T12:04:00Z">
        <w:r w:rsidRPr="00ED65C9">
          <w:rPr>
            <w:rFonts w:eastAsiaTheme="majorEastAsia"/>
            <w:rPrChange w:id="261" w:author="Hạnh Nhi" w:date="2025-12-14T12:04:00Z" w16du:dateUtc="2025-12-14T05:04:00Z">
              <w:rPr>
                <w:rFonts w:eastAsiaTheme="majorEastAsia"/>
                <w:b/>
                <w:bCs/>
              </w:rPr>
            </w:rPrChange>
          </w:rPr>
          <w:t>1 byte = 2 ký tự hex</w:t>
        </w:r>
      </w:ins>
    </w:p>
    <w:p w14:paraId="03C71002" w14:textId="77777777" w:rsidR="00ED65C9" w:rsidRPr="00ED65C9" w:rsidRDefault="00ED65C9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ins w:id="262" w:author="Hạnh Nhi" w:date="2025-12-14T12:04:00Z"/>
          <w:rFonts w:eastAsiaTheme="majorEastAsia"/>
        </w:rPr>
        <w:pPrChange w:id="263" w:author="Hạnh Nhi" w:date="2025-12-14T12:05:00Z" w16du:dateUtc="2025-12-14T05:05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64" w:author="Hạnh Nhi" w:date="2025-12-14T12:04:00Z">
        <w:r w:rsidRPr="00ED65C9">
          <w:rPr>
            <w:rFonts w:eastAsiaTheme="majorEastAsia"/>
          </w:rPr>
          <w:t xml:space="preserve">6 byte → </w:t>
        </w:r>
        <w:r w:rsidRPr="00ED65C9">
          <w:rPr>
            <w:rFonts w:eastAsiaTheme="majorEastAsia"/>
            <w:rPrChange w:id="265" w:author="Hạnh Nhi" w:date="2025-12-14T12:04:00Z" w16du:dateUtc="2025-12-14T05:04:00Z">
              <w:rPr>
                <w:rFonts w:eastAsiaTheme="majorEastAsia"/>
                <w:b/>
                <w:bCs/>
              </w:rPr>
            </w:rPrChange>
          </w:rPr>
          <w:t>12 ký tự hex</w:t>
        </w:r>
      </w:ins>
    </w:p>
    <w:p w14:paraId="2D77AC8B" w14:textId="77777777" w:rsidR="00ED65C9" w:rsidRPr="00ED65C9" w:rsidRDefault="00ED65C9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ins w:id="266" w:author="Hạnh Nhi" w:date="2025-12-14T12:04:00Z" w16du:dateUtc="2025-12-14T05:04:00Z"/>
          <w:rFonts w:eastAsiaTheme="majorEastAsia"/>
          <w:rPrChange w:id="267" w:author="Hạnh Nhi" w:date="2025-12-14T12:04:00Z" w16du:dateUtc="2025-12-14T05:04:00Z">
            <w:rPr>
              <w:ins w:id="268" w:author="Hạnh Nhi" w:date="2025-12-14T12:04:00Z" w16du:dateUtc="2025-12-14T05:04:00Z"/>
              <w:rFonts w:eastAsiaTheme="majorEastAsia"/>
              <w:lang w:val="vi-VN"/>
            </w:rPr>
          </w:rPrChange>
        </w:rPr>
        <w:pPrChange w:id="269" w:author="Hạnh Nhi" w:date="2025-12-14T12:05:00Z" w16du:dateUtc="2025-12-14T05:05:00Z">
          <w:pPr>
            <w:pStyle w:val="NormalWeb"/>
            <w:numPr>
              <w:numId w:val="43"/>
            </w:numPr>
            <w:tabs>
              <w:tab w:val="num" w:pos="720"/>
            </w:tabs>
            <w:spacing w:line="360" w:lineRule="auto"/>
            <w:ind w:left="720" w:hanging="360"/>
          </w:pPr>
        </w:pPrChange>
      </w:pPr>
      <w:ins w:id="270" w:author="Hạnh Nhi" w:date="2025-12-14T12:04:00Z">
        <w:r w:rsidRPr="00ED65C9">
          <w:rPr>
            <w:rFonts w:eastAsiaTheme="majorEastAsia"/>
          </w:rPr>
          <w:t>Viết theo dạng:</w:t>
        </w:r>
        <w:r w:rsidRPr="00ED65C9">
          <w:rPr>
            <w:rFonts w:eastAsiaTheme="majorEastAsia"/>
          </w:rPr>
          <w:br/>
        </w:r>
        <w:r w:rsidRPr="00ED65C9">
          <w:rPr>
            <w:rFonts w:eastAsiaTheme="majorEastAsia"/>
            <w:rPrChange w:id="271" w:author="Hạnh Nhi" w:date="2025-12-14T12:04:00Z" w16du:dateUtc="2025-12-14T05:04:00Z">
              <w:rPr>
                <w:rFonts w:eastAsiaTheme="majorEastAsia"/>
                <w:b/>
                <w:bCs/>
              </w:rPr>
            </w:rPrChange>
          </w:rPr>
          <w:t>XX:XX:XX:XX:XX:XX</w:t>
        </w:r>
      </w:ins>
    </w:p>
    <w:p w14:paraId="71BC3461" w14:textId="70FCCDFF" w:rsidR="00ED65C9" w:rsidRPr="00ED65C9" w:rsidRDefault="00ED65C9">
      <w:pPr>
        <w:pStyle w:val="NormalWeb"/>
        <w:spacing w:before="0" w:beforeAutospacing="0" w:after="0" w:afterAutospacing="0" w:line="360" w:lineRule="auto"/>
        <w:rPr>
          <w:ins w:id="272" w:author="Hạnh Nhi" w:date="2025-12-14T12:04:00Z" w16du:dateUtc="2025-12-14T05:04:00Z"/>
          <w:rFonts w:eastAsiaTheme="majorEastAsia"/>
          <w:rPrChange w:id="273" w:author="Hạnh Nhi" w:date="2025-12-14T12:04:00Z" w16du:dateUtc="2025-12-14T05:04:00Z">
            <w:rPr>
              <w:ins w:id="274" w:author="Hạnh Nhi" w:date="2025-12-14T12:04:00Z" w16du:dateUtc="2025-12-14T05:04:00Z"/>
              <w:rFonts w:eastAsiaTheme="majorEastAsia"/>
              <w:lang w:val="vi-VN"/>
            </w:rPr>
          </w:rPrChange>
        </w:rPr>
        <w:pPrChange w:id="275" w:author="Hạnh Nhi" w:date="2025-12-14T12:05:00Z" w16du:dateUtc="2025-12-14T05:05:00Z">
          <w:pPr>
            <w:pStyle w:val="NormalWeb"/>
            <w:spacing w:line="360" w:lineRule="auto"/>
          </w:pPr>
        </w:pPrChange>
      </w:pPr>
      <w:ins w:id="276" w:author="Hạnh Nhi" w:date="2025-12-14T12:04:00Z">
        <w:r w:rsidRPr="00ED65C9">
          <w:rPr>
            <w:rFonts w:ascii="Segoe UI Emoji" w:eastAsiaTheme="majorEastAsia" w:hAnsi="Segoe UI Emoji" w:cs="Segoe UI Emoji"/>
          </w:rPr>
          <w:t>📍</w:t>
        </w:r>
        <w:r w:rsidRPr="00ED65C9">
          <w:rPr>
            <w:rFonts w:eastAsiaTheme="majorEastAsia"/>
          </w:rPr>
          <w:t xml:space="preserve"> </w:t>
        </w:r>
        <w:r w:rsidRPr="00ED65C9">
          <w:rPr>
            <w:rFonts w:eastAsiaTheme="majorEastAsia"/>
            <w:rPrChange w:id="277" w:author="Hạnh Nhi" w:date="2025-12-14T12:04:00Z" w16du:dateUtc="2025-12-14T05:04:00Z">
              <w:rPr>
                <w:rFonts w:eastAsiaTheme="majorEastAsia"/>
                <w:b/>
                <w:bCs/>
              </w:rPr>
            </w:rPrChange>
          </w:rPr>
          <w:t>Ví dụ MAC address:</w:t>
        </w:r>
      </w:ins>
    </w:p>
    <w:p w14:paraId="3A50B6CF" w14:textId="27BB5F7C" w:rsidR="00ED65C9" w:rsidRDefault="00ED65C9" w:rsidP="0015415D">
      <w:pPr>
        <w:pStyle w:val="NormalWeb"/>
        <w:spacing w:before="0" w:beforeAutospacing="0" w:after="0" w:afterAutospacing="0" w:line="360" w:lineRule="auto"/>
        <w:rPr>
          <w:ins w:id="278" w:author="Hạnh Nhi" w:date="2025-12-14T23:27:00Z" w16du:dateUtc="2025-12-14T16:27:00Z"/>
          <w:rFonts w:eastAsiaTheme="majorEastAsia"/>
          <w:lang w:val="vi-VN"/>
        </w:rPr>
      </w:pPr>
      <w:ins w:id="279" w:author="Hạnh Nhi" w:date="2025-12-14T12:04:00Z">
        <w:r w:rsidRPr="00ED65C9">
          <w:rPr>
            <w:rFonts w:eastAsiaTheme="majorEastAsia"/>
          </w:rPr>
          <w:t>00:1A:2B:3C:4D:5E</w:t>
        </w:r>
      </w:ins>
    </w:p>
    <w:p w14:paraId="0C8C8DEA" w14:textId="78B43BA9" w:rsidR="007466FE" w:rsidRDefault="007466FE" w:rsidP="007466FE">
      <w:pPr>
        <w:pStyle w:val="Heading2"/>
        <w:numPr>
          <w:ilvl w:val="1"/>
          <w:numId w:val="31"/>
        </w:numPr>
        <w:rPr>
          <w:ins w:id="280" w:author="Hạnh Nhi" w:date="2025-12-14T23:28:00Z" w16du:dateUtc="2025-12-14T16:28:00Z"/>
        </w:rPr>
      </w:pPr>
      <w:bookmarkStart w:id="281" w:name="_Toc216676061"/>
      <w:ins w:id="282" w:author="Hạnh Nhi" w:date="2025-12-14T23:28:00Z" w16du:dateUtc="2025-12-14T16:28:00Z">
        <w:r w:rsidRPr="007466FE">
          <w:rPr>
            <w:rPrChange w:id="283" w:author="Hạnh Nhi" w:date="2025-12-14T23:28:00Z" w16du:dateUtc="2025-12-14T16:28:00Z">
              <w:rPr>
                <w:rStyle w:val="Strong"/>
                <w:rFonts w:eastAsiaTheme="majorEastAsia"/>
              </w:rPr>
            </w:rPrChange>
          </w:rPr>
          <w:t xml:space="preserve">Decimal – Hexa </w:t>
        </w:r>
        <w:r>
          <w:t>–</w:t>
        </w:r>
        <w:r w:rsidRPr="007466FE">
          <w:rPr>
            <w:rPrChange w:id="284" w:author="Hạnh Nhi" w:date="2025-12-14T23:28:00Z" w16du:dateUtc="2025-12-14T16:28:00Z">
              <w:rPr>
                <w:rStyle w:val="Strong"/>
                <w:rFonts w:eastAsiaTheme="majorEastAsia"/>
              </w:rPr>
            </w:rPrChange>
          </w:rPr>
          <w:t xml:space="preserve"> Binary</w:t>
        </w:r>
        <w:bookmarkEnd w:id="281"/>
      </w:ins>
    </w:p>
    <w:p w14:paraId="5898D5ED" w14:textId="75D8391A" w:rsidR="007466FE" w:rsidRPr="007466FE" w:rsidRDefault="007466FE">
      <w:pPr>
        <w:rPr>
          <w:ins w:id="285" w:author="Hạnh Nhi" w:date="2025-12-14T12:01:00Z"/>
          <w:rPrChange w:id="286" w:author="Hạnh Nhi" w:date="2025-12-14T23:28:00Z" w16du:dateUtc="2025-12-14T16:28:00Z">
            <w:rPr>
              <w:ins w:id="287" w:author="Hạnh Nhi" w:date="2025-12-14T12:01:00Z"/>
              <w:lang w:val="en-US"/>
            </w:rPr>
          </w:rPrChange>
        </w:rPr>
        <w:pPrChange w:id="288" w:author="Hạnh Nhi" w:date="2025-12-14T23:28:00Z" w16du:dateUtc="2025-12-14T16:28:00Z">
          <w:pPr>
            <w:numPr>
              <w:numId w:val="42"/>
            </w:numPr>
            <w:tabs>
              <w:tab w:val="num" w:pos="720"/>
            </w:tabs>
            <w:ind w:left="720" w:hanging="360"/>
          </w:pPr>
        </w:pPrChange>
      </w:pPr>
      <w:ins w:id="289" w:author="Hạnh Nhi" w:date="2025-12-14T23:28:00Z" w16du:dateUtc="2025-12-14T16:28:00Z">
        <w:r w:rsidRPr="007466FE">
          <w:rPr>
            <w:noProof/>
          </w:rPr>
          <w:drawing>
            <wp:inline distT="0" distB="0" distL="0" distR="0" wp14:anchorId="03139D6D" wp14:editId="7B2E5B74">
              <wp:extent cx="2245877" cy="2692400"/>
              <wp:effectExtent l="0" t="0" r="2540" b="0"/>
              <wp:docPr id="1507553275" name="Picture 1" descr="A table of numbers and digit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07553275" name="Picture 1" descr="A table of numbers and digits&#10;&#10;AI-generated content may be incorrect."/>
                      <pic:cNvPicPr/>
                    </pic:nvPicPr>
                    <pic:blipFill>
                      <a:blip r:embed="rId4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3581" cy="27016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17946D8" w14:textId="53DC08DF" w:rsidR="007708A4" w:rsidRDefault="007466FE" w:rsidP="007466FE">
      <w:pPr>
        <w:pStyle w:val="Heading2"/>
        <w:numPr>
          <w:ilvl w:val="1"/>
          <w:numId w:val="31"/>
        </w:numPr>
        <w:rPr>
          <w:ins w:id="290" w:author="Hạnh Nhi" w:date="2025-12-14T23:28:00Z" w16du:dateUtc="2025-12-14T16:28:00Z"/>
        </w:rPr>
      </w:pPr>
      <w:bookmarkStart w:id="291" w:name="_Toc216676062"/>
      <w:ins w:id="292" w:author="Hạnh Nhi" w:date="2025-12-14T23:28:00Z" w16du:dateUtc="2025-12-14T16:28:00Z">
        <w:r w:rsidRPr="007466FE">
          <w:t>IPv4 addressing</w:t>
        </w:r>
        <w:bookmarkEnd w:id="291"/>
      </w:ins>
    </w:p>
    <w:p w14:paraId="78485439" w14:textId="0CA3ED33" w:rsidR="007466FE" w:rsidRDefault="007466FE" w:rsidP="007466FE">
      <w:pPr>
        <w:rPr>
          <w:ins w:id="293" w:author="Hạnh Nhi" w:date="2025-12-14T23:29:00Z" w16du:dateUtc="2025-12-14T16:29:00Z"/>
        </w:rPr>
      </w:pPr>
      <w:ins w:id="294" w:author="Hạnh Nhi" w:date="2025-12-14T23:29:00Z" w16du:dateUtc="2025-12-14T16:29:00Z">
        <w:r w:rsidRPr="007466FE">
          <w:rPr>
            <w:noProof/>
          </w:rPr>
          <w:drawing>
            <wp:inline distT="0" distB="0" distL="0" distR="0" wp14:anchorId="07CF750E" wp14:editId="5BE05CC1">
              <wp:extent cx="4813300" cy="2709206"/>
              <wp:effectExtent l="0" t="0" r="6350" b="0"/>
              <wp:docPr id="785978057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85978057" name="Picture 1" descr="A screenshot of a computer&#10;&#10;AI-generated content may be incorrect."/>
                      <pic:cNvPicPr/>
                    </pic:nvPicPr>
                    <pic:blipFill>
                      <a:blip r:embed="rId4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16237" cy="27108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6412AB" w14:textId="3577B8E6" w:rsidR="007466FE" w:rsidRDefault="007466FE" w:rsidP="007466FE">
      <w:pPr>
        <w:pStyle w:val="Heading2"/>
        <w:numPr>
          <w:ilvl w:val="1"/>
          <w:numId w:val="31"/>
        </w:numPr>
        <w:rPr>
          <w:ins w:id="295" w:author="Hạnh Nhi" w:date="2025-12-14T23:29:00Z" w16du:dateUtc="2025-12-14T16:29:00Z"/>
        </w:rPr>
      </w:pPr>
      <w:bookmarkStart w:id="296" w:name="_Toc216676063"/>
      <w:ins w:id="297" w:author="Hạnh Nhi" w:date="2025-12-14T23:29:00Z" w16du:dateUtc="2025-12-14T16:29:00Z">
        <w:r w:rsidRPr="007466FE">
          <w:t>IP Classful Addressing</w:t>
        </w:r>
        <w:bookmarkEnd w:id="296"/>
      </w:ins>
    </w:p>
    <w:p w14:paraId="1A5B4BFA" w14:textId="036BA584" w:rsidR="007466FE" w:rsidRDefault="007466FE" w:rsidP="007466FE">
      <w:pPr>
        <w:rPr>
          <w:ins w:id="298" w:author="Hạnh Nhi" w:date="2025-12-14T23:29:00Z" w16du:dateUtc="2025-12-14T16:29:00Z"/>
        </w:rPr>
      </w:pPr>
      <w:ins w:id="299" w:author="Hạnh Nhi" w:date="2025-12-14T23:29:00Z" w16du:dateUtc="2025-12-14T16:29:00Z">
        <w:r w:rsidRPr="007466FE">
          <w:rPr>
            <w:noProof/>
          </w:rPr>
          <w:lastRenderedPageBreak/>
          <w:drawing>
            <wp:inline distT="0" distB="0" distL="0" distR="0" wp14:anchorId="53B9628A" wp14:editId="58E3BB8E">
              <wp:extent cx="4329746" cy="2406015"/>
              <wp:effectExtent l="0" t="0" r="0" b="0"/>
              <wp:docPr id="1237099687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37099687" name="Picture 1" descr="A screenshot of a computer&#10;&#10;AI-generated content may be incorrect."/>
                      <pic:cNvPicPr/>
                    </pic:nvPicPr>
                    <pic:blipFill rotWithShape="1">
                      <a:blip r:embed="rId42"/>
                      <a:srcRect l="2643" r="7241" b="740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345379" cy="2414702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6A008AB0" w14:textId="041B165C" w:rsidR="007466FE" w:rsidRDefault="007466FE" w:rsidP="007466FE">
      <w:pPr>
        <w:pStyle w:val="Heading2"/>
        <w:numPr>
          <w:ilvl w:val="1"/>
          <w:numId w:val="31"/>
        </w:numPr>
        <w:rPr>
          <w:ins w:id="300" w:author="Hạnh Nhi" w:date="2025-12-14T23:30:00Z" w16du:dateUtc="2025-12-14T16:30:00Z"/>
        </w:rPr>
      </w:pPr>
      <w:bookmarkStart w:id="301" w:name="_Toc216676064"/>
      <w:ins w:id="302" w:author="Hạnh Nhi" w:date="2025-12-14T23:30:00Z" w16du:dateUtc="2025-12-14T16:30:00Z">
        <w:r w:rsidRPr="007466FE">
          <w:t>IP address class</w:t>
        </w:r>
        <w:bookmarkEnd w:id="301"/>
      </w:ins>
    </w:p>
    <w:p w14:paraId="6F0EA6E3" w14:textId="303211F1" w:rsidR="007466FE" w:rsidRDefault="007466FE" w:rsidP="007466FE">
      <w:pPr>
        <w:rPr>
          <w:ins w:id="303" w:author="Hạnh Nhi" w:date="2025-12-14T23:35:00Z" w16du:dateUtc="2025-12-14T16:35:00Z"/>
        </w:rPr>
      </w:pPr>
      <w:ins w:id="304" w:author="Hạnh Nhi" w:date="2025-12-14T23:30:00Z" w16du:dateUtc="2025-12-14T16:30:00Z">
        <w:r w:rsidRPr="007466FE">
          <w:rPr>
            <w:noProof/>
          </w:rPr>
          <w:drawing>
            <wp:inline distT="0" distB="0" distL="0" distR="0" wp14:anchorId="0BE71808" wp14:editId="1F44C4F5">
              <wp:extent cx="4916124" cy="2520950"/>
              <wp:effectExtent l="0" t="0" r="0" b="0"/>
              <wp:docPr id="251858563" name="Picture 1" descr="A green rectangular box with numbers and letter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1858563" name="Picture 1" descr="A green rectangular box with numbers and letters&#10;&#10;AI-generated content may be incorrect."/>
                      <pic:cNvPicPr/>
                    </pic:nvPicPr>
                    <pic:blipFill>
                      <a:blip r:embed="rId4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7665" cy="25268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6DB73F0" w14:textId="29178816" w:rsidR="007466FE" w:rsidRDefault="007466FE" w:rsidP="007466FE">
      <w:pPr>
        <w:rPr>
          <w:ins w:id="305" w:author="Hạnh Nhi" w:date="2025-12-14T23:30:00Z" w16du:dateUtc="2025-12-14T16:30:00Z"/>
        </w:rPr>
      </w:pPr>
      <w:ins w:id="306" w:author="Hạnh Nhi" w:date="2025-12-14T23:35:00Z" w16du:dateUtc="2025-12-14T16:35:00Z">
        <w:r w:rsidRPr="007466FE">
          <w:rPr>
            <w:noProof/>
          </w:rPr>
          <w:drawing>
            <wp:inline distT="0" distB="0" distL="0" distR="0" wp14:anchorId="06CC6CDE" wp14:editId="444E5638">
              <wp:extent cx="4908550" cy="1803627"/>
              <wp:effectExtent l="0" t="0" r="6350" b="6350"/>
              <wp:docPr id="653558500" name="Picture 1" descr="A green rectangular boxes with black tex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53558500" name="Picture 1" descr="A green rectangular boxes with black text&#10;&#10;AI-generated content may be incorrect."/>
                      <pic:cNvPicPr/>
                    </pic:nvPicPr>
                    <pic:blipFill>
                      <a:blip r:embed="rId4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29301" cy="18112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BDEF01B" w14:textId="77777777" w:rsidR="007466FE" w:rsidRPr="007466FE" w:rsidRDefault="007466FE">
      <w:pPr>
        <w:spacing w:after="0" w:line="360" w:lineRule="auto"/>
        <w:rPr>
          <w:ins w:id="307" w:author="Hạnh Nhi" w:date="2025-12-14T23:34:00Z"/>
          <w:b/>
          <w:bCs/>
          <w:lang w:val="en-US"/>
        </w:rPr>
        <w:pPrChange w:id="308" w:author="Hạnh Nhi" w:date="2025-12-14T23:37:00Z" w16du:dateUtc="2025-12-14T16:37:00Z">
          <w:pPr/>
        </w:pPrChange>
      </w:pPr>
      <w:ins w:id="309" w:author="Hạnh Nhi" w:date="2025-12-14T23:34:00Z">
        <w:r w:rsidRPr="007466FE">
          <w:rPr>
            <w:rFonts w:ascii="Segoe UI Emoji" w:hAnsi="Segoe UI Emoji" w:cs="Segoe UI Emoji"/>
            <w:b/>
            <w:bCs/>
            <w:lang w:val="en-US"/>
          </w:rPr>
          <w:t>🔹</w:t>
        </w:r>
        <w:r w:rsidRPr="007466FE">
          <w:rPr>
            <w:b/>
            <w:bCs/>
            <w:lang w:val="en-US"/>
          </w:rPr>
          <w:t xml:space="preserve"> Class A</w:t>
        </w:r>
      </w:ins>
    </w:p>
    <w:p w14:paraId="12AE320C" w14:textId="77777777" w:rsidR="007466FE" w:rsidRPr="007466FE" w:rsidRDefault="007466FE">
      <w:pPr>
        <w:numPr>
          <w:ilvl w:val="0"/>
          <w:numId w:val="51"/>
        </w:numPr>
        <w:spacing w:after="0" w:line="360" w:lineRule="auto"/>
        <w:rPr>
          <w:ins w:id="310" w:author="Hạnh Nhi" w:date="2025-12-14T23:34:00Z"/>
          <w:lang w:val="en-US"/>
        </w:rPr>
        <w:pPrChange w:id="311" w:author="Hạnh Nhi" w:date="2025-12-14T23:37:00Z" w16du:dateUtc="2025-12-14T16:37:00Z">
          <w:pPr>
            <w:numPr>
              <w:numId w:val="51"/>
            </w:numPr>
            <w:tabs>
              <w:tab w:val="num" w:pos="720"/>
            </w:tabs>
            <w:ind w:left="720" w:hanging="360"/>
          </w:pPr>
        </w:pPrChange>
      </w:pPr>
      <w:ins w:id="312" w:author="Hạnh Nhi" w:date="2025-12-14T23:34:00Z">
        <w:r w:rsidRPr="007466FE">
          <w:rPr>
            <w:lang w:val="en-US"/>
          </w:rPr>
          <w:t xml:space="preserve">Bit đầu: </w:t>
        </w:r>
        <w:r w:rsidRPr="007466FE">
          <w:rPr>
            <w:b/>
            <w:bCs/>
            <w:lang w:val="en-US"/>
          </w:rPr>
          <w:t>0</w:t>
        </w:r>
      </w:ins>
    </w:p>
    <w:p w14:paraId="3FC2C1F6" w14:textId="77777777" w:rsidR="007466FE" w:rsidRPr="007466FE" w:rsidRDefault="007466FE">
      <w:pPr>
        <w:numPr>
          <w:ilvl w:val="0"/>
          <w:numId w:val="51"/>
        </w:numPr>
        <w:spacing w:after="0" w:line="360" w:lineRule="auto"/>
        <w:rPr>
          <w:ins w:id="313" w:author="Hạnh Nhi" w:date="2025-12-14T23:34:00Z"/>
          <w:lang w:val="en-US"/>
        </w:rPr>
        <w:pPrChange w:id="314" w:author="Hạnh Nhi" w:date="2025-12-14T23:37:00Z" w16du:dateUtc="2025-12-14T16:37:00Z">
          <w:pPr>
            <w:numPr>
              <w:numId w:val="51"/>
            </w:numPr>
            <w:tabs>
              <w:tab w:val="num" w:pos="720"/>
            </w:tabs>
            <w:ind w:left="720" w:hanging="360"/>
          </w:pPr>
        </w:pPrChange>
      </w:pPr>
      <w:ins w:id="315" w:author="Hạnh Nhi" w:date="2025-12-14T23:34:00Z">
        <w:r w:rsidRPr="007466FE">
          <w:rPr>
            <w:lang w:val="en-US"/>
          </w:rPr>
          <w:t>Dạng: 0NNNNNNN | Host | Host | Host</w:t>
        </w:r>
      </w:ins>
    </w:p>
    <w:p w14:paraId="2D97DEC6" w14:textId="77777777" w:rsidR="007466FE" w:rsidRPr="007466FE" w:rsidRDefault="007466FE">
      <w:pPr>
        <w:numPr>
          <w:ilvl w:val="0"/>
          <w:numId w:val="51"/>
        </w:numPr>
        <w:spacing w:after="0" w:line="360" w:lineRule="auto"/>
        <w:rPr>
          <w:ins w:id="316" w:author="Hạnh Nhi" w:date="2025-12-14T23:34:00Z"/>
          <w:lang w:val="en-US"/>
        </w:rPr>
        <w:pPrChange w:id="317" w:author="Hạnh Nhi" w:date="2025-12-14T23:37:00Z" w16du:dateUtc="2025-12-14T16:37:00Z">
          <w:pPr>
            <w:numPr>
              <w:numId w:val="51"/>
            </w:numPr>
            <w:tabs>
              <w:tab w:val="num" w:pos="720"/>
            </w:tabs>
            <w:ind w:left="720" w:hanging="360"/>
          </w:pPr>
        </w:pPrChange>
      </w:pPr>
      <w:ins w:id="318" w:author="Hạnh Nhi" w:date="2025-12-14T23:34:00Z">
        <w:r w:rsidRPr="007466FE">
          <w:rPr>
            <w:lang w:val="en-US"/>
          </w:rPr>
          <w:t xml:space="preserve">Network: </w:t>
        </w:r>
        <w:r w:rsidRPr="007466FE">
          <w:rPr>
            <w:b/>
            <w:bCs/>
            <w:lang w:val="en-US"/>
          </w:rPr>
          <w:t>8 bit</w:t>
        </w:r>
      </w:ins>
    </w:p>
    <w:p w14:paraId="364A14B1" w14:textId="77777777" w:rsidR="007466FE" w:rsidRPr="007466FE" w:rsidRDefault="007466FE">
      <w:pPr>
        <w:numPr>
          <w:ilvl w:val="0"/>
          <w:numId w:val="51"/>
        </w:numPr>
        <w:spacing w:after="0" w:line="360" w:lineRule="auto"/>
        <w:rPr>
          <w:ins w:id="319" w:author="Hạnh Nhi" w:date="2025-12-14T23:34:00Z"/>
          <w:lang w:val="en-US"/>
        </w:rPr>
        <w:pPrChange w:id="320" w:author="Hạnh Nhi" w:date="2025-12-14T23:37:00Z" w16du:dateUtc="2025-12-14T16:37:00Z">
          <w:pPr>
            <w:numPr>
              <w:numId w:val="51"/>
            </w:numPr>
            <w:tabs>
              <w:tab w:val="num" w:pos="720"/>
            </w:tabs>
            <w:ind w:left="720" w:hanging="360"/>
          </w:pPr>
        </w:pPrChange>
      </w:pPr>
      <w:ins w:id="321" w:author="Hạnh Nhi" w:date="2025-12-14T23:34:00Z">
        <w:r w:rsidRPr="007466FE">
          <w:rPr>
            <w:lang w:val="en-US"/>
          </w:rPr>
          <w:t xml:space="preserve">Host: </w:t>
        </w:r>
        <w:r w:rsidRPr="007466FE">
          <w:rPr>
            <w:b/>
            <w:bCs/>
            <w:lang w:val="en-US"/>
          </w:rPr>
          <w:t>24 bit</w:t>
        </w:r>
      </w:ins>
    </w:p>
    <w:p w14:paraId="53089E12" w14:textId="77777777" w:rsidR="007466FE" w:rsidRPr="007466FE" w:rsidRDefault="007466FE">
      <w:pPr>
        <w:numPr>
          <w:ilvl w:val="0"/>
          <w:numId w:val="51"/>
        </w:numPr>
        <w:spacing w:after="0" w:line="360" w:lineRule="auto"/>
        <w:rPr>
          <w:ins w:id="322" w:author="Hạnh Nhi" w:date="2025-12-14T23:34:00Z"/>
          <w:lang w:val="en-US"/>
        </w:rPr>
        <w:pPrChange w:id="323" w:author="Hạnh Nhi" w:date="2025-12-14T23:37:00Z" w16du:dateUtc="2025-12-14T16:37:00Z">
          <w:pPr>
            <w:numPr>
              <w:numId w:val="51"/>
            </w:numPr>
            <w:tabs>
              <w:tab w:val="num" w:pos="720"/>
            </w:tabs>
            <w:ind w:left="720" w:hanging="360"/>
          </w:pPr>
        </w:pPrChange>
      </w:pPr>
      <w:ins w:id="324" w:author="Hạnh Nhi" w:date="2025-12-14T23:34:00Z">
        <w:r w:rsidRPr="007466FE">
          <w:rPr>
            <w:lang w:val="en-US"/>
          </w:rPr>
          <w:t xml:space="preserve">Range: </w:t>
        </w:r>
        <w:r w:rsidRPr="007466FE">
          <w:rPr>
            <w:b/>
            <w:bCs/>
            <w:lang w:val="en-US"/>
          </w:rPr>
          <w:t>0 – 127</w:t>
        </w:r>
      </w:ins>
    </w:p>
    <w:p w14:paraId="2F607FFF" w14:textId="4A438487" w:rsidR="007466FE" w:rsidRPr="007466FE" w:rsidRDefault="007466FE">
      <w:pPr>
        <w:numPr>
          <w:ilvl w:val="0"/>
          <w:numId w:val="51"/>
        </w:numPr>
        <w:spacing w:after="0" w:line="360" w:lineRule="auto"/>
        <w:rPr>
          <w:ins w:id="325" w:author="Hạnh Nhi" w:date="2025-12-14T23:34:00Z"/>
          <w:lang w:val="en-US"/>
        </w:rPr>
        <w:pPrChange w:id="326" w:author="Hạnh Nhi" w:date="2025-12-14T23:37:00Z" w16du:dateUtc="2025-12-14T16:37:00Z">
          <w:pPr/>
        </w:pPrChange>
      </w:pPr>
      <w:ins w:id="327" w:author="Hạnh Nhi" w:date="2025-12-14T23:34:00Z">
        <w:r w:rsidRPr="007466FE">
          <w:rPr>
            <w:lang w:val="en-US"/>
          </w:rPr>
          <w:t>Dùng cho mạng rất lớn</w:t>
        </w:r>
      </w:ins>
    </w:p>
    <w:p w14:paraId="241B2FE2" w14:textId="77777777" w:rsidR="007466FE" w:rsidRPr="007466FE" w:rsidRDefault="007466FE">
      <w:pPr>
        <w:spacing w:after="0" w:line="360" w:lineRule="auto"/>
        <w:rPr>
          <w:ins w:id="328" w:author="Hạnh Nhi" w:date="2025-12-14T23:34:00Z"/>
          <w:b/>
          <w:bCs/>
          <w:lang w:val="en-US"/>
        </w:rPr>
        <w:pPrChange w:id="329" w:author="Hạnh Nhi" w:date="2025-12-14T23:37:00Z" w16du:dateUtc="2025-12-14T16:37:00Z">
          <w:pPr/>
        </w:pPrChange>
      </w:pPr>
      <w:ins w:id="330" w:author="Hạnh Nhi" w:date="2025-12-14T23:34:00Z">
        <w:r w:rsidRPr="007466FE">
          <w:rPr>
            <w:rFonts w:ascii="Segoe UI Emoji" w:hAnsi="Segoe UI Emoji" w:cs="Segoe UI Emoji"/>
            <w:b/>
            <w:bCs/>
            <w:lang w:val="en-US"/>
          </w:rPr>
          <w:lastRenderedPageBreak/>
          <w:t>🔹</w:t>
        </w:r>
        <w:r w:rsidRPr="007466FE">
          <w:rPr>
            <w:b/>
            <w:bCs/>
            <w:lang w:val="en-US"/>
          </w:rPr>
          <w:t xml:space="preserve"> Class B</w:t>
        </w:r>
      </w:ins>
    </w:p>
    <w:p w14:paraId="4208A733" w14:textId="77777777" w:rsidR="007466FE" w:rsidRPr="007466FE" w:rsidRDefault="007466FE">
      <w:pPr>
        <w:numPr>
          <w:ilvl w:val="0"/>
          <w:numId w:val="52"/>
        </w:numPr>
        <w:spacing w:after="0" w:line="360" w:lineRule="auto"/>
        <w:rPr>
          <w:ins w:id="331" w:author="Hạnh Nhi" w:date="2025-12-14T23:34:00Z"/>
          <w:lang w:val="en-US"/>
        </w:rPr>
        <w:pPrChange w:id="332" w:author="Hạnh Nhi" w:date="2025-12-14T23:37:00Z" w16du:dateUtc="2025-12-14T16:37:00Z">
          <w:pPr>
            <w:numPr>
              <w:numId w:val="52"/>
            </w:numPr>
            <w:tabs>
              <w:tab w:val="num" w:pos="720"/>
            </w:tabs>
            <w:ind w:left="720" w:hanging="360"/>
          </w:pPr>
        </w:pPrChange>
      </w:pPr>
      <w:ins w:id="333" w:author="Hạnh Nhi" w:date="2025-12-14T23:34:00Z">
        <w:r w:rsidRPr="007466FE">
          <w:rPr>
            <w:lang w:val="en-US"/>
          </w:rPr>
          <w:t xml:space="preserve">Hai bit đầu: </w:t>
        </w:r>
        <w:r w:rsidRPr="007466FE">
          <w:rPr>
            <w:b/>
            <w:bCs/>
            <w:lang w:val="en-US"/>
          </w:rPr>
          <w:t>10</w:t>
        </w:r>
      </w:ins>
    </w:p>
    <w:p w14:paraId="61032EE9" w14:textId="77777777" w:rsidR="007466FE" w:rsidRPr="007466FE" w:rsidRDefault="007466FE">
      <w:pPr>
        <w:numPr>
          <w:ilvl w:val="0"/>
          <w:numId w:val="52"/>
        </w:numPr>
        <w:spacing w:after="0" w:line="360" w:lineRule="auto"/>
        <w:rPr>
          <w:ins w:id="334" w:author="Hạnh Nhi" w:date="2025-12-14T23:34:00Z"/>
          <w:lang w:val="en-US"/>
        </w:rPr>
        <w:pPrChange w:id="335" w:author="Hạnh Nhi" w:date="2025-12-14T23:37:00Z" w16du:dateUtc="2025-12-14T16:37:00Z">
          <w:pPr>
            <w:numPr>
              <w:numId w:val="52"/>
            </w:numPr>
            <w:tabs>
              <w:tab w:val="num" w:pos="720"/>
            </w:tabs>
            <w:ind w:left="720" w:hanging="360"/>
          </w:pPr>
        </w:pPrChange>
      </w:pPr>
      <w:ins w:id="336" w:author="Hạnh Nhi" w:date="2025-12-14T23:34:00Z">
        <w:r w:rsidRPr="007466FE">
          <w:rPr>
            <w:lang w:val="en-US"/>
          </w:rPr>
          <w:t>Dạng: 10NNNNNN | Network | Host | Host</w:t>
        </w:r>
      </w:ins>
    </w:p>
    <w:p w14:paraId="522B8340" w14:textId="77777777" w:rsidR="007466FE" w:rsidRPr="007466FE" w:rsidRDefault="007466FE">
      <w:pPr>
        <w:numPr>
          <w:ilvl w:val="0"/>
          <w:numId w:val="52"/>
        </w:numPr>
        <w:spacing w:after="0" w:line="360" w:lineRule="auto"/>
        <w:rPr>
          <w:ins w:id="337" w:author="Hạnh Nhi" w:date="2025-12-14T23:34:00Z"/>
          <w:lang w:val="en-US"/>
        </w:rPr>
        <w:pPrChange w:id="338" w:author="Hạnh Nhi" w:date="2025-12-14T23:37:00Z" w16du:dateUtc="2025-12-14T16:37:00Z">
          <w:pPr>
            <w:numPr>
              <w:numId w:val="52"/>
            </w:numPr>
            <w:tabs>
              <w:tab w:val="num" w:pos="720"/>
            </w:tabs>
            <w:ind w:left="720" w:hanging="360"/>
          </w:pPr>
        </w:pPrChange>
      </w:pPr>
      <w:ins w:id="339" w:author="Hạnh Nhi" w:date="2025-12-14T23:34:00Z">
        <w:r w:rsidRPr="007466FE">
          <w:rPr>
            <w:lang w:val="en-US"/>
          </w:rPr>
          <w:t xml:space="preserve">Network: </w:t>
        </w:r>
        <w:r w:rsidRPr="007466FE">
          <w:rPr>
            <w:b/>
            <w:bCs/>
            <w:lang w:val="en-US"/>
          </w:rPr>
          <w:t>16 bit</w:t>
        </w:r>
      </w:ins>
    </w:p>
    <w:p w14:paraId="6A570996" w14:textId="77777777" w:rsidR="007466FE" w:rsidRPr="007466FE" w:rsidRDefault="007466FE">
      <w:pPr>
        <w:numPr>
          <w:ilvl w:val="0"/>
          <w:numId w:val="52"/>
        </w:numPr>
        <w:spacing w:after="0" w:line="360" w:lineRule="auto"/>
        <w:rPr>
          <w:ins w:id="340" w:author="Hạnh Nhi" w:date="2025-12-14T23:34:00Z"/>
          <w:lang w:val="en-US"/>
        </w:rPr>
        <w:pPrChange w:id="341" w:author="Hạnh Nhi" w:date="2025-12-14T23:37:00Z" w16du:dateUtc="2025-12-14T16:37:00Z">
          <w:pPr>
            <w:numPr>
              <w:numId w:val="52"/>
            </w:numPr>
            <w:tabs>
              <w:tab w:val="num" w:pos="720"/>
            </w:tabs>
            <w:ind w:left="720" w:hanging="360"/>
          </w:pPr>
        </w:pPrChange>
      </w:pPr>
      <w:ins w:id="342" w:author="Hạnh Nhi" w:date="2025-12-14T23:34:00Z">
        <w:r w:rsidRPr="007466FE">
          <w:rPr>
            <w:lang w:val="en-US"/>
          </w:rPr>
          <w:t xml:space="preserve">Host: </w:t>
        </w:r>
        <w:r w:rsidRPr="007466FE">
          <w:rPr>
            <w:b/>
            <w:bCs/>
            <w:lang w:val="en-US"/>
          </w:rPr>
          <w:t>16 bit</w:t>
        </w:r>
      </w:ins>
    </w:p>
    <w:p w14:paraId="2817A971" w14:textId="77777777" w:rsidR="007466FE" w:rsidRPr="007466FE" w:rsidRDefault="007466FE">
      <w:pPr>
        <w:numPr>
          <w:ilvl w:val="0"/>
          <w:numId w:val="52"/>
        </w:numPr>
        <w:spacing w:after="0" w:line="360" w:lineRule="auto"/>
        <w:rPr>
          <w:ins w:id="343" w:author="Hạnh Nhi" w:date="2025-12-14T23:34:00Z"/>
          <w:lang w:val="en-US"/>
        </w:rPr>
        <w:pPrChange w:id="344" w:author="Hạnh Nhi" w:date="2025-12-14T23:37:00Z" w16du:dateUtc="2025-12-14T16:37:00Z">
          <w:pPr>
            <w:numPr>
              <w:numId w:val="52"/>
            </w:numPr>
            <w:tabs>
              <w:tab w:val="num" w:pos="720"/>
            </w:tabs>
            <w:ind w:left="720" w:hanging="360"/>
          </w:pPr>
        </w:pPrChange>
      </w:pPr>
      <w:ins w:id="345" w:author="Hạnh Nhi" w:date="2025-12-14T23:34:00Z">
        <w:r w:rsidRPr="007466FE">
          <w:rPr>
            <w:lang w:val="en-US"/>
          </w:rPr>
          <w:t xml:space="preserve">Range: </w:t>
        </w:r>
        <w:r w:rsidRPr="007466FE">
          <w:rPr>
            <w:b/>
            <w:bCs/>
            <w:lang w:val="en-US"/>
          </w:rPr>
          <w:t>128 – 191</w:t>
        </w:r>
      </w:ins>
    </w:p>
    <w:p w14:paraId="691DA01A" w14:textId="69BEBE16" w:rsidR="007466FE" w:rsidRPr="007466FE" w:rsidRDefault="007466FE">
      <w:pPr>
        <w:numPr>
          <w:ilvl w:val="0"/>
          <w:numId w:val="52"/>
        </w:numPr>
        <w:spacing w:after="0" w:line="360" w:lineRule="auto"/>
        <w:rPr>
          <w:ins w:id="346" w:author="Hạnh Nhi" w:date="2025-12-14T23:34:00Z"/>
          <w:lang w:val="en-US"/>
        </w:rPr>
        <w:pPrChange w:id="347" w:author="Hạnh Nhi" w:date="2025-12-14T23:37:00Z" w16du:dateUtc="2025-12-14T16:37:00Z">
          <w:pPr/>
        </w:pPrChange>
      </w:pPr>
      <w:ins w:id="348" w:author="Hạnh Nhi" w:date="2025-12-14T23:34:00Z">
        <w:r w:rsidRPr="007466FE">
          <w:rPr>
            <w:lang w:val="en-US"/>
          </w:rPr>
          <w:t>Dùng cho mạng trung bình</w:t>
        </w:r>
      </w:ins>
    </w:p>
    <w:p w14:paraId="3093FDDB" w14:textId="77777777" w:rsidR="007466FE" w:rsidRPr="007466FE" w:rsidRDefault="007466FE">
      <w:pPr>
        <w:spacing w:after="0" w:line="360" w:lineRule="auto"/>
        <w:rPr>
          <w:ins w:id="349" w:author="Hạnh Nhi" w:date="2025-12-14T23:34:00Z"/>
          <w:b/>
          <w:bCs/>
          <w:lang w:val="en-US"/>
        </w:rPr>
        <w:pPrChange w:id="350" w:author="Hạnh Nhi" w:date="2025-12-14T23:37:00Z" w16du:dateUtc="2025-12-14T16:37:00Z">
          <w:pPr/>
        </w:pPrChange>
      </w:pPr>
      <w:ins w:id="351" w:author="Hạnh Nhi" w:date="2025-12-14T23:34:00Z">
        <w:r w:rsidRPr="007466FE">
          <w:rPr>
            <w:rFonts w:ascii="Segoe UI Emoji" w:hAnsi="Segoe UI Emoji" w:cs="Segoe UI Emoji"/>
            <w:b/>
            <w:bCs/>
            <w:lang w:val="en-US"/>
          </w:rPr>
          <w:t>🔹</w:t>
        </w:r>
        <w:r w:rsidRPr="007466FE">
          <w:rPr>
            <w:b/>
            <w:bCs/>
            <w:lang w:val="en-US"/>
          </w:rPr>
          <w:t xml:space="preserve"> Class C</w:t>
        </w:r>
      </w:ins>
    </w:p>
    <w:p w14:paraId="387E906D" w14:textId="77777777" w:rsidR="007466FE" w:rsidRPr="007466FE" w:rsidRDefault="007466FE">
      <w:pPr>
        <w:numPr>
          <w:ilvl w:val="0"/>
          <w:numId w:val="53"/>
        </w:numPr>
        <w:spacing w:after="0" w:line="360" w:lineRule="auto"/>
        <w:rPr>
          <w:ins w:id="352" w:author="Hạnh Nhi" w:date="2025-12-14T23:34:00Z"/>
          <w:lang w:val="en-US"/>
        </w:rPr>
        <w:pPrChange w:id="353" w:author="Hạnh Nhi" w:date="2025-12-14T23:37:00Z" w16du:dateUtc="2025-12-14T16:37:00Z">
          <w:pPr>
            <w:numPr>
              <w:numId w:val="53"/>
            </w:numPr>
            <w:tabs>
              <w:tab w:val="num" w:pos="720"/>
            </w:tabs>
            <w:ind w:left="720" w:hanging="360"/>
          </w:pPr>
        </w:pPrChange>
      </w:pPr>
      <w:ins w:id="354" w:author="Hạnh Nhi" w:date="2025-12-14T23:34:00Z">
        <w:r w:rsidRPr="007466FE">
          <w:rPr>
            <w:lang w:val="en-US"/>
          </w:rPr>
          <w:t xml:space="preserve">Ba bit đầu: </w:t>
        </w:r>
        <w:r w:rsidRPr="007466FE">
          <w:rPr>
            <w:b/>
            <w:bCs/>
            <w:lang w:val="en-US"/>
          </w:rPr>
          <w:t>110</w:t>
        </w:r>
      </w:ins>
    </w:p>
    <w:p w14:paraId="6A778594" w14:textId="77777777" w:rsidR="007466FE" w:rsidRPr="007466FE" w:rsidRDefault="007466FE">
      <w:pPr>
        <w:numPr>
          <w:ilvl w:val="0"/>
          <w:numId w:val="53"/>
        </w:numPr>
        <w:spacing w:after="0" w:line="360" w:lineRule="auto"/>
        <w:rPr>
          <w:ins w:id="355" w:author="Hạnh Nhi" w:date="2025-12-14T23:34:00Z"/>
          <w:lang w:val="en-US"/>
        </w:rPr>
        <w:pPrChange w:id="356" w:author="Hạnh Nhi" w:date="2025-12-14T23:37:00Z" w16du:dateUtc="2025-12-14T16:37:00Z">
          <w:pPr>
            <w:numPr>
              <w:numId w:val="53"/>
            </w:numPr>
            <w:tabs>
              <w:tab w:val="num" w:pos="720"/>
            </w:tabs>
            <w:ind w:left="720" w:hanging="360"/>
          </w:pPr>
        </w:pPrChange>
      </w:pPr>
      <w:ins w:id="357" w:author="Hạnh Nhi" w:date="2025-12-14T23:34:00Z">
        <w:r w:rsidRPr="007466FE">
          <w:rPr>
            <w:lang w:val="en-US"/>
          </w:rPr>
          <w:t>Dạng: 110NNNNN | Network | Network | Host</w:t>
        </w:r>
      </w:ins>
    </w:p>
    <w:p w14:paraId="064C72C2" w14:textId="77777777" w:rsidR="007466FE" w:rsidRPr="007466FE" w:rsidRDefault="007466FE">
      <w:pPr>
        <w:numPr>
          <w:ilvl w:val="0"/>
          <w:numId w:val="53"/>
        </w:numPr>
        <w:spacing w:after="0" w:line="360" w:lineRule="auto"/>
        <w:rPr>
          <w:ins w:id="358" w:author="Hạnh Nhi" w:date="2025-12-14T23:34:00Z"/>
          <w:lang w:val="en-US"/>
        </w:rPr>
        <w:pPrChange w:id="359" w:author="Hạnh Nhi" w:date="2025-12-14T23:37:00Z" w16du:dateUtc="2025-12-14T16:37:00Z">
          <w:pPr>
            <w:numPr>
              <w:numId w:val="53"/>
            </w:numPr>
            <w:tabs>
              <w:tab w:val="num" w:pos="720"/>
            </w:tabs>
            <w:ind w:left="720" w:hanging="360"/>
          </w:pPr>
        </w:pPrChange>
      </w:pPr>
      <w:ins w:id="360" w:author="Hạnh Nhi" w:date="2025-12-14T23:34:00Z">
        <w:r w:rsidRPr="007466FE">
          <w:rPr>
            <w:lang w:val="en-US"/>
          </w:rPr>
          <w:t xml:space="preserve">Network: </w:t>
        </w:r>
        <w:r w:rsidRPr="007466FE">
          <w:rPr>
            <w:b/>
            <w:bCs/>
            <w:lang w:val="en-US"/>
          </w:rPr>
          <w:t>24 bit</w:t>
        </w:r>
      </w:ins>
    </w:p>
    <w:p w14:paraId="3DDB36D9" w14:textId="77777777" w:rsidR="007466FE" w:rsidRPr="007466FE" w:rsidRDefault="007466FE">
      <w:pPr>
        <w:numPr>
          <w:ilvl w:val="0"/>
          <w:numId w:val="53"/>
        </w:numPr>
        <w:spacing w:after="0" w:line="360" w:lineRule="auto"/>
        <w:rPr>
          <w:ins w:id="361" w:author="Hạnh Nhi" w:date="2025-12-14T23:34:00Z"/>
          <w:lang w:val="en-US"/>
        </w:rPr>
        <w:pPrChange w:id="362" w:author="Hạnh Nhi" w:date="2025-12-14T23:37:00Z" w16du:dateUtc="2025-12-14T16:37:00Z">
          <w:pPr>
            <w:numPr>
              <w:numId w:val="53"/>
            </w:numPr>
            <w:tabs>
              <w:tab w:val="num" w:pos="720"/>
            </w:tabs>
            <w:ind w:left="720" w:hanging="360"/>
          </w:pPr>
        </w:pPrChange>
      </w:pPr>
      <w:ins w:id="363" w:author="Hạnh Nhi" w:date="2025-12-14T23:34:00Z">
        <w:r w:rsidRPr="007466FE">
          <w:rPr>
            <w:lang w:val="en-US"/>
          </w:rPr>
          <w:t xml:space="preserve">Host: </w:t>
        </w:r>
        <w:r w:rsidRPr="007466FE">
          <w:rPr>
            <w:b/>
            <w:bCs/>
            <w:lang w:val="en-US"/>
          </w:rPr>
          <w:t>8 bit</w:t>
        </w:r>
      </w:ins>
    </w:p>
    <w:p w14:paraId="1DD3E96B" w14:textId="77777777" w:rsidR="007466FE" w:rsidRPr="007466FE" w:rsidRDefault="007466FE">
      <w:pPr>
        <w:numPr>
          <w:ilvl w:val="0"/>
          <w:numId w:val="53"/>
        </w:numPr>
        <w:spacing w:after="0" w:line="360" w:lineRule="auto"/>
        <w:rPr>
          <w:ins w:id="364" w:author="Hạnh Nhi" w:date="2025-12-14T23:34:00Z"/>
          <w:lang w:val="en-US"/>
        </w:rPr>
        <w:pPrChange w:id="365" w:author="Hạnh Nhi" w:date="2025-12-14T23:37:00Z" w16du:dateUtc="2025-12-14T16:37:00Z">
          <w:pPr>
            <w:numPr>
              <w:numId w:val="53"/>
            </w:numPr>
            <w:tabs>
              <w:tab w:val="num" w:pos="720"/>
            </w:tabs>
            <w:ind w:left="720" w:hanging="360"/>
          </w:pPr>
        </w:pPrChange>
      </w:pPr>
      <w:ins w:id="366" w:author="Hạnh Nhi" w:date="2025-12-14T23:34:00Z">
        <w:r w:rsidRPr="007466FE">
          <w:rPr>
            <w:lang w:val="en-US"/>
          </w:rPr>
          <w:t xml:space="preserve">Range: </w:t>
        </w:r>
        <w:r w:rsidRPr="007466FE">
          <w:rPr>
            <w:b/>
            <w:bCs/>
            <w:lang w:val="en-US"/>
          </w:rPr>
          <w:t>192 – 223</w:t>
        </w:r>
      </w:ins>
    </w:p>
    <w:p w14:paraId="65AE6564" w14:textId="77777777" w:rsidR="007466FE" w:rsidRPr="00B455A6" w:rsidRDefault="007466FE">
      <w:pPr>
        <w:numPr>
          <w:ilvl w:val="0"/>
          <w:numId w:val="53"/>
        </w:numPr>
        <w:spacing w:after="0" w:line="360" w:lineRule="auto"/>
        <w:rPr>
          <w:ins w:id="367" w:author="Hạnh Nhi" w:date="2025-12-14T23:36:00Z" w16du:dateUtc="2025-12-14T16:36:00Z"/>
          <w:lang w:val="en-US"/>
          <w:rPrChange w:id="368" w:author="Hạnh Nhi" w:date="2025-12-14T23:36:00Z" w16du:dateUtc="2025-12-14T16:36:00Z">
            <w:rPr>
              <w:ins w:id="369" w:author="Hạnh Nhi" w:date="2025-12-14T23:36:00Z" w16du:dateUtc="2025-12-14T16:36:00Z"/>
            </w:rPr>
          </w:rPrChange>
        </w:rPr>
        <w:pPrChange w:id="370" w:author="Hạnh Nhi" w:date="2025-12-14T23:37:00Z" w16du:dateUtc="2025-12-14T16:37:00Z">
          <w:pPr>
            <w:numPr>
              <w:numId w:val="53"/>
            </w:numPr>
            <w:tabs>
              <w:tab w:val="num" w:pos="720"/>
            </w:tabs>
            <w:ind w:left="720" w:hanging="360"/>
          </w:pPr>
        </w:pPrChange>
      </w:pPr>
      <w:ins w:id="371" w:author="Hạnh Nhi" w:date="2025-12-14T23:34:00Z">
        <w:r w:rsidRPr="007466FE">
          <w:rPr>
            <w:lang w:val="en-US"/>
          </w:rPr>
          <w:t>Dùng cho mạng nhỏ</w:t>
        </w:r>
      </w:ins>
    </w:p>
    <w:p w14:paraId="2467BE58" w14:textId="77777777" w:rsidR="00B455A6" w:rsidRPr="004D1947" w:rsidRDefault="00B455A6">
      <w:pPr>
        <w:spacing w:after="0" w:line="360" w:lineRule="auto"/>
        <w:rPr>
          <w:ins w:id="372" w:author="Hạnh Nhi" w:date="2025-12-14T23:36:00Z" w16du:dateUtc="2025-12-14T16:36:00Z"/>
          <w:lang w:val="en-US"/>
        </w:rPr>
        <w:pPrChange w:id="373" w:author="Hạnh Nhi" w:date="2025-12-14T23:37:00Z" w16du:dateUtc="2025-12-14T16:37:00Z">
          <w:pPr>
            <w:pStyle w:val="Heading2"/>
          </w:pPr>
        </w:pPrChange>
      </w:pPr>
      <w:ins w:id="374" w:author="Hạnh Nhi" w:date="2025-12-14T23:36:00Z" w16du:dateUtc="2025-12-14T16:36:00Z">
        <w:r w:rsidRPr="00B455A6">
          <w:rPr>
            <w:rFonts w:ascii="Segoe UI Emoji" w:hAnsi="Segoe UI Emoji" w:cs="Segoe UI Emoji"/>
            <w:b/>
            <w:bCs/>
            <w:lang w:val="en-US"/>
            <w:rPrChange w:id="375" w:author="Hạnh Nhi" w:date="2025-12-14T23:37:00Z" w16du:dateUtc="2025-12-14T16:37:00Z">
              <w:rPr>
                <w:rFonts w:ascii="Segoe UI Emoji" w:hAnsi="Segoe UI Emoji" w:cs="Segoe UI Emoji"/>
                <w:b w:val="0"/>
                <w:bCs w:val="0"/>
              </w:rPr>
            </w:rPrChange>
          </w:rPr>
          <w:t>🔹</w:t>
        </w:r>
        <w:r w:rsidRPr="00B455A6">
          <w:rPr>
            <w:b/>
            <w:bCs/>
            <w:lang w:val="en-US"/>
            <w:rPrChange w:id="376" w:author="Hạnh Nhi" w:date="2025-12-14T23:37:00Z" w16du:dateUtc="2025-12-14T16:37:00Z">
              <w:rPr>
                <w:b w:val="0"/>
                <w:bCs w:val="0"/>
              </w:rPr>
            </w:rPrChange>
          </w:rPr>
          <w:t xml:space="preserve"> Class D</w:t>
        </w:r>
      </w:ins>
    </w:p>
    <w:p w14:paraId="3AFDEB05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377" w:author="Hạnh Nhi" w:date="2025-12-14T23:36:00Z" w16du:dateUtc="2025-12-14T16:36:00Z"/>
        </w:rPr>
        <w:pPrChange w:id="378" w:author="Hạnh Nhi" w:date="2025-12-14T23:37:00Z" w16du:dateUtc="2025-12-14T16:37:00Z">
          <w:pPr>
            <w:pStyle w:val="NormalWeb"/>
          </w:pPr>
        </w:pPrChange>
      </w:pPr>
      <w:ins w:id="379" w:author="Hạnh Nhi" w:date="2025-12-14T23:36:00Z" w16du:dateUtc="2025-12-14T16:36:00Z">
        <w:r w:rsidRPr="00B455A6">
          <w:rPr>
            <w:lang w:val="en-US"/>
            <w:rPrChange w:id="380" w:author="Hạnh Nhi" w:date="2025-12-14T23:37:00Z" w16du:dateUtc="2025-12-14T16:37:00Z">
              <w:rPr/>
            </w:rPrChange>
          </w:rPr>
          <w:t xml:space="preserve">Bit đầu: </w:t>
        </w:r>
        <w:r w:rsidRPr="00B455A6">
          <w:rPr>
            <w:rPrChange w:id="381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1110</w:t>
        </w:r>
      </w:ins>
    </w:p>
    <w:p w14:paraId="3A2DE95F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382" w:author="Hạnh Nhi" w:date="2025-12-14T23:36:00Z" w16du:dateUtc="2025-12-14T16:36:00Z"/>
        </w:rPr>
        <w:pPrChange w:id="383" w:author="Hạnh Nhi" w:date="2025-12-14T23:37:00Z" w16du:dateUtc="2025-12-14T16:37:00Z">
          <w:pPr>
            <w:pStyle w:val="NormalWeb"/>
          </w:pPr>
        </w:pPrChange>
      </w:pPr>
      <w:ins w:id="384" w:author="Hạnh Nhi" w:date="2025-12-14T23:36:00Z" w16du:dateUtc="2025-12-14T16:36:00Z">
        <w:r w:rsidRPr="00B455A6">
          <w:rPr>
            <w:lang w:val="en-US"/>
            <w:rPrChange w:id="385" w:author="Hạnh Nhi" w:date="2025-12-14T23:37:00Z" w16du:dateUtc="2025-12-14T16:37:00Z">
              <w:rPr/>
            </w:rPrChange>
          </w:rPr>
          <w:t xml:space="preserve">Dạng: </w:t>
        </w:r>
        <w:r w:rsidRPr="00B455A6">
          <w:rPr>
            <w:rPrChange w:id="386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1110xxxx | Multicast</w:t>
        </w:r>
      </w:ins>
    </w:p>
    <w:p w14:paraId="0E5EB117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387" w:author="Hạnh Nhi" w:date="2025-12-14T23:36:00Z" w16du:dateUtc="2025-12-14T16:36:00Z"/>
        </w:rPr>
        <w:pPrChange w:id="388" w:author="Hạnh Nhi" w:date="2025-12-14T23:37:00Z" w16du:dateUtc="2025-12-14T16:37:00Z">
          <w:pPr>
            <w:pStyle w:val="NormalWeb"/>
          </w:pPr>
        </w:pPrChange>
      </w:pPr>
      <w:ins w:id="389" w:author="Hạnh Nhi" w:date="2025-12-14T23:36:00Z" w16du:dateUtc="2025-12-14T16:36:00Z">
        <w:r w:rsidRPr="00B455A6">
          <w:rPr>
            <w:lang w:val="en-US"/>
            <w:rPrChange w:id="390" w:author="Hạnh Nhi" w:date="2025-12-14T23:37:00Z" w16du:dateUtc="2025-12-14T16:37:00Z">
              <w:rPr/>
            </w:rPrChange>
          </w:rPr>
          <w:t xml:space="preserve">Network: </w:t>
        </w:r>
        <w:r w:rsidRPr="00B455A6">
          <w:rPr>
            <w:rPrChange w:id="391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Không áp dụng</w:t>
        </w:r>
      </w:ins>
    </w:p>
    <w:p w14:paraId="61BC6F15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392" w:author="Hạnh Nhi" w:date="2025-12-14T23:36:00Z" w16du:dateUtc="2025-12-14T16:36:00Z"/>
        </w:rPr>
        <w:pPrChange w:id="393" w:author="Hạnh Nhi" w:date="2025-12-14T23:37:00Z" w16du:dateUtc="2025-12-14T16:37:00Z">
          <w:pPr>
            <w:pStyle w:val="NormalWeb"/>
          </w:pPr>
        </w:pPrChange>
      </w:pPr>
      <w:ins w:id="394" w:author="Hạnh Nhi" w:date="2025-12-14T23:36:00Z" w16du:dateUtc="2025-12-14T16:36:00Z">
        <w:r w:rsidRPr="00B455A6">
          <w:rPr>
            <w:lang w:val="en-US"/>
            <w:rPrChange w:id="395" w:author="Hạnh Nhi" w:date="2025-12-14T23:37:00Z" w16du:dateUtc="2025-12-14T16:37:00Z">
              <w:rPr/>
            </w:rPrChange>
          </w:rPr>
          <w:t xml:space="preserve">Host: </w:t>
        </w:r>
        <w:r w:rsidRPr="00B455A6">
          <w:rPr>
            <w:rPrChange w:id="396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Không áp dụng</w:t>
        </w:r>
      </w:ins>
    </w:p>
    <w:p w14:paraId="14FE6D85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397" w:author="Hạnh Nhi" w:date="2025-12-14T23:36:00Z" w16du:dateUtc="2025-12-14T16:36:00Z"/>
        </w:rPr>
        <w:pPrChange w:id="398" w:author="Hạnh Nhi" w:date="2025-12-14T23:37:00Z" w16du:dateUtc="2025-12-14T16:37:00Z">
          <w:pPr>
            <w:pStyle w:val="NormalWeb"/>
          </w:pPr>
        </w:pPrChange>
      </w:pPr>
      <w:ins w:id="399" w:author="Hạnh Nhi" w:date="2025-12-14T23:36:00Z" w16du:dateUtc="2025-12-14T16:36:00Z">
        <w:r w:rsidRPr="00B455A6">
          <w:rPr>
            <w:lang w:val="en-US"/>
            <w:rPrChange w:id="400" w:author="Hạnh Nhi" w:date="2025-12-14T23:37:00Z" w16du:dateUtc="2025-12-14T16:37:00Z">
              <w:rPr/>
            </w:rPrChange>
          </w:rPr>
          <w:t xml:space="preserve">Range: </w:t>
        </w:r>
        <w:r w:rsidRPr="00B455A6">
          <w:rPr>
            <w:rPrChange w:id="401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224 – 239</w:t>
        </w:r>
      </w:ins>
    </w:p>
    <w:p w14:paraId="7539379E" w14:textId="29AC570C" w:rsidR="00B455A6" w:rsidRPr="00B455A6" w:rsidRDefault="00B455A6">
      <w:pPr>
        <w:numPr>
          <w:ilvl w:val="0"/>
          <w:numId w:val="53"/>
        </w:numPr>
        <w:spacing w:after="0" w:line="360" w:lineRule="auto"/>
        <w:rPr>
          <w:ins w:id="402" w:author="Hạnh Nhi" w:date="2025-12-14T23:36:00Z" w16du:dateUtc="2025-12-14T16:36:00Z"/>
          <w:lang w:val="en-US"/>
          <w:rPrChange w:id="403" w:author="Hạnh Nhi" w:date="2025-12-14T23:37:00Z" w16du:dateUtc="2025-12-14T16:37:00Z">
            <w:rPr>
              <w:ins w:id="404" w:author="Hạnh Nhi" w:date="2025-12-14T23:36:00Z" w16du:dateUtc="2025-12-14T16:36:00Z"/>
            </w:rPr>
          </w:rPrChange>
        </w:rPr>
        <w:pPrChange w:id="405" w:author="Hạnh Nhi" w:date="2025-12-14T23:37:00Z" w16du:dateUtc="2025-12-14T16:37:00Z">
          <w:pPr/>
        </w:pPrChange>
      </w:pPr>
      <w:ins w:id="406" w:author="Hạnh Nhi" w:date="2025-12-14T23:36:00Z" w16du:dateUtc="2025-12-14T16:36:00Z">
        <w:r w:rsidRPr="00B455A6">
          <w:rPr>
            <w:lang w:val="en-US"/>
            <w:rPrChange w:id="407" w:author="Hạnh Nhi" w:date="2025-12-14T23:37:00Z" w16du:dateUtc="2025-12-14T16:37:00Z">
              <w:rPr/>
            </w:rPrChange>
          </w:rPr>
          <w:t xml:space="preserve">Dùng cho </w:t>
        </w:r>
        <w:r w:rsidRPr="00B455A6">
          <w:rPr>
            <w:lang w:val="en-US"/>
            <w:rPrChange w:id="408" w:author="Hạnh Nhi" w:date="2025-12-14T23:37:00Z" w16du:dateUtc="2025-12-14T16:37:00Z">
              <w:rPr>
                <w:rStyle w:val="Strong"/>
              </w:rPr>
            </w:rPrChange>
          </w:rPr>
          <w:t>Multicast</w:t>
        </w:r>
      </w:ins>
    </w:p>
    <w:p w14:paraId="2F17B14B" w14:textId="77777777" w:rsidR="00B455A6" w:rsidRPr="00B455A6" w:rsidRDefault="00B455A6">
      <w:pPr>
        <w:spacing w:after="0" w:line="360" w:lineRule="auto"/>
        <w:rPr>
          <w:ins w:id="409" w:author="Hạnh Nhi" w:date="2025-12-14T23:36:00Z" w16du:dateUtc="2025-12-14T16:36:00Z"/>
          <w:lang w:val="en-US"/>
          <w:rPrChange w:id="410" w:author="Hạnh Nhi" w:date="2025-12-14T23:37:00Z" w16du:dateUtc="2025-12-14T16:37:00Z">
            <w:rPr>
              <w:ins w:id="411" w:author="Hạnh Nhi" w:date="2025-12-14T23:36:00Z" w16du:dateUtc="2025-12-14T16:36:00Z"/>
            </w:rPr>
          </w:rPrChange>
        </w:rPr>
        <w:pPrChange w:id="412" w:author="Hạnh Nhi" w:date="2025-12-14T23:37:00Z" w16du:dateUtc="2025-12-14T16:37:00Z">
          <w:pPr>
            <w:pStyle w:val="Heading2"/>
          </w:pPr>
        </w:pPrChange>
      </w:pPr>
      <w:ins w:id="413" w:author="Hạnh Nhi" w:date="2025-12-14T23:36:00Z" w16du:dateUtc="2025-12-14T16:36:00Z">
        <w:r w:rsidRPr="00B455A6">
          <w:rPr>
            <w:rFonts w:ascii="Segoe UI Emoji" w:hAnsi="Segoe UI Emoji" w:cs="Segoe UI Emoji"/>
            <w:b/>
            <w:bCs/>
            <w:lang w:val="en-US"/>
            <w:rPrChange w:id="414" w:author="Hạnh Nhi" w:date="2025-12-14T23:37:00Z" w16du:dateUtc="2025-12-14T16:37:00Z">
              <w:rPr>
                <w:rFonts w:ascii="Segoe UI Emoji" w:hAnsi="Segoe UI Emoji" w:cs="Segoe UI Emoji"/>
                <w:b w:val="0"/>
                <w:bCs w:val="0"/>
              </w:rPr>
            </w:rPrChange>
          </w:rPr>
          <w:t>🔹</w:t>
        </w:r>
        <w:r w:rsidRPr="00B455A6">
          <w:rPr>
            <w:b/>
            <w:bCs/>
            <w:lang w:val="en-US"/>
            <w:rPrChange w:id="415" w:author="Hạnh Nhi" w:date="2025-12-14T23:37:00Z" w16du:dateUtc="2025-12-14T16:37:00Z">
              <w:rPr>
                <w:b w:val="0"/>
                <w:bCs w:val="0"/>
              </w:rPr>
            </w:rPrChange>
          </w:rPr>
          <w:t xml:space="preserve"> Class E</w:t>
        </w:r>
      </w:ins>
    </w:p>
    <w:p w14:paraId="3AF95EB1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416" w:author="Hạnh Nhi" w:date="2025-12-14T23:36:00Z" w16du:dateUtc="2025-12-14T16:36:00Z"/>
        </w:rPr>
        <w:pPrChange w:id="417" w:author="Hạnh Nhi" w:date="2025-12-14T23:37:00Z" w16du:dateUtc="2025-12-14T16:37:00Z">
          <w:pPr>
            <w:pStyle w:val="NormalWeb"/>
          </w:pPr>
        </w:pPrChange>
      </w:pPr>
      <w:ins w:id="418" w:author="Hạnh Nhi" w:date="2025-12-14T23:36:00Z" w16du:dateUtc="2025-12-14T16:36:00Z">
        <w:r w:rsidRPr="00B455A6">
          <w:rPr>
            <w:lang w:val="en-US"/>
            <w:rPrChange w:id="419" w:author="Hạnh Nhi" w:date="2025-12-14T23:37:00Z" w16du:dateUtc="2025-12-14T16:37:00Z">
              <w:rPr/>
            </w:rPrChange>
          </w:rPr>
          <w:t xml:space="preserve">Bit đầu: </w:t>
        </w:r>
        <w:r w:rsidRPr="00B455A6">
          <w:rPr>
            <w:rPrChange w:id="420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1111</w:t>
        </w:r>
      </w:ins>
    </w:p>
    <w:p w14:paraId="0BB27AFB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421" w:author="Hạnh Nhi" w:date="2025-12-14T23:36:00Z" w16du:dateUtc="2025-12-14T16:36:00Z"/>
        </w:rPr>
        <w:pPrChange w:id="422" w:author="Hạnh Nhi" w:date="2025-12-14T23:37:00Z" w16du:dateUtc="2025-12-14T16:37:00Z">
          <w:pPr>
            <w:pStyle w:val="NormalWeb"/>
          </w:pPr>
        </w:pPrChange>
      </w:pPr>
      <w:ins w:id="423" w:author="Hạnh Nhi" w:date="2025-12-14T23:36:00Z" w16du:dateUtc="2025-12-14T16:36:00Z">
        <w:r w:rsidRPr="00B455A6">
          <w:rPr>
            <w:lang w:val="en-US"/>
            <w:rPrChange w:id="424" w:author="Hạnh Nhi" w:date="2025-12-14T23:37:00Z" w16du:dateUtc="2025-12-14T16:37:00Z">
              <w:rPr/>
            </w:rPrChange>
          </w:rPr>
          <w:t xml:space="preserve">Dạng: </w:t>
        </w:r>
        <w:r w:rsidRPr="00B455A6">
          <w:rPr>
            <w:rPrChange w:id="425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1111xxxx | Experimental</w:t>
        </w:r>
      </w:ins>
    </w:p>
    <w:p w14:paraId="59249805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426" w:author="Hạnh Nhi" w:date="2025-12-14T23:36:00Z" w16du:dateUtc="2025-12-14T16:36:00Z"/>
        </w:rPr>
        <w:pPrChange w:id="427" w:author="Hạnh Nhi" w:date="2025-12-14T23:37:00Z" w16du:dateUtc="2025-12-14T16:37:00Z">
          <w:pPr>
            <w:pStyle w:val="NormalWeb"/>
          </w:pPr>
        </w:pPrChange>
      </w:pPr>
      <w:ins w:id="428" w:author="Hạnh Nhi" w:date="2025-12-14T23:36:00Z" w16du:dateUtc="2025-12-14T16:36:00Z">
        <w:r w:rsidRPr="00B455A6">
          <w:rPr>
            <w:lang w:val="en-US"/>
            <w:rPrChange w:id="429" w:author="Hạnh Nhi" w:date="2025-12-14T23:37:00Z" w16du:dateUtc="2025-12-14T16:37:00Z">
              <w:rPr/>
            </w:rPrChange>
          </w:rPr>
          <w:t xml:space="preserve">Network: </w:t>
        </w:r>
        <w:r w:rsidRPr="00B455A6">
          <w:rPr>
            <w:rPrChange w:id="430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Không áp dụng</w:t>
        </w:r>
      </w:ins>
    </w:p>
    <w:p w14:paraId="6BE8D16E" w14:textId="77777777" w:rsidR="00B455A6" w:rsidRPr="004D1947" w:rsidRDefault="00B455A6">
      <w:pPr>
        <w:numPr>
          <w:ilvl w:val="0"/>
          <w:numId w:val="53"/>
        </w:numPr>
        <w:spacing w:after="0" w:line="360" w:lineRule="auto"/>
        <w:rPr>
          <w:ins w:id="431" w:author="Hạnh Nhi" w:date="2025-12-14T23:36:00Z" w16du:dateUtc="2025-12-14T16:36:00Z"/>
        </w:rPr>
        <w:pPrChange w:id="432" w:author="Hạnh Nhi" w:date="2025-12-14T23:37:00Z" w16du:dateUtc="2025-12-14T16:37:00Z">
          <w:pPr>
            <w:pStyle w:val="NormalWeb"/>
          </w:pPr>
        </w:pPrChange>
      </w:pPr>
      <w:ins w:id="433" w:author="Hạnh Nhi" w:date="2025-12-14T23:36:00Z" w16du:dateUtc="2025-12-14T16:36:00Z">
        <w:r w:rsidRPr="00B455A6">
          <w:rPr>
            <w:lang w:val="en-US"/>
            <w:rPrChange w:id="434" w:author="Hạnh Nhi" w:date="2025-12-14T23:37:00Z" w16du:dateUtc="2025-12-14T16:37:00Z">
              <w:rPr/>
            </w:rPrChange>
          </w:rPr>
          <w:t xml:space="preserve">Host: </w:t>
        </w:r>
        <w:r w:rsidRPr="00B455A6">
          <w:rPr>
            <w:rPrChange w:id="435" w:author="Hạnh Nhi" w:date="2025-12-14T23:37:00Z" w16du:dateUtc="2025-12-14T16:37:00Z">
              <w:rPr>
                <w:rStyle w:val="Strong"/>
                <w:rFonts w:eastAsiaTheme="majorEastAsia"/>
              </w:rPr>
            </w:rPrChange>
          </w:rPr>
          <w:t>Không áp dụng</w:t>
        </w:r>
      </w:ins>
    </w:p>
    <w:p w14:paraId="138916EE" w14:textId="77777777" w:rsidR="00B455A6" w:rsidRPr="00B455A6" w:rsidRDefault="00B455A6" w:rsidP="00B455A6">
      <w:pPr>
        <w:numPr>
          <w:ilvl w:val="0"/>
          <w:numId w:val="53"/>
        </w:numPr>
        <w:spacing w:after="0" w:line="360" w:lineRule="auto"/>
        <w:rPr>
          <w:ins w:id="436" w:author="Hạnh Nhi" w:date="2025-12-14T23:37:00Z" w16du:dateUtc="2025-12-14T16:37:00Z"/>
          <w:lang w:val="en-US"/>
          <w:rPrChange w:id="437" w:author="Hạnh Nhi" w:date="2025-12-14T23:37:00Z" w16du:dateUtc="2025-12-14T16:37:00Z">
            <w:rPr>
              <w:ins w:id="438" w:author="Hạnh Nhi" w:date="2025-12-14T23:37:00Z" w16du:dateUtc="2025-12-14T16:37:00Z"/>
            </w:rPr>
          </w:rPrChange>
        </w:rPr>
      </w:pPr>
      <w:ins w:id="439" w:author="Hạnh Nhi" w:date="2025-12-14T23:36:00Z" w16du:dateUtc="2025-12-14T16:36:00Z">
        <w:r w:rsidRPr="00B455A6">
          <w:rPr>
            <w:lang w:val="en-US"/>
            <w:rPrChange w:id="440" w:author="Hạnh Nhi" w:date="2025-12-14T23:37:00Z" w16du:dateUtc="2025-12-14T16:37:00Z">
              <w:rPr/>
            </w:rPrChange>
          </w:rPr>
          <w:t xml:space="preserve">Range: </w:t>
        </w:r>
        <w:r w:rsidRPr="00B455A6">
          <w:rPr>
            <w:lang w:val="en-US"/>
            <w:rPrChange w:id="441" w:author="Hạnh Nhi" w:date="2025-12-14T23:37:00Z" w16du:dateUtc="2025-12-14T16:37:00Z">
              <w:rPr>
                <w:rStyle w:val="Strong"/>
              </w:rPr>
            </w:rPrChange>
          </w:rPr>
          <w:t>240 – 255</w:t>
        </w:r>
      </w:ins>
    </w:p>
    <w:p w14:paraId="5BEEF42E" w14:textId="20E1DA86" w:rsidR="00B455A6" w:rsidRPr="00B455A6" w:rsidRDefault="00B455A6" w:rsidP="00B455A6">
      <w:pPr>
        <w:numPr>
          <w:ilvl w:val="0"/>
          <w:numId w:val="53"/>
        </w:numPr>
        <w:spacing w:after="0" w:line="360" w:lineRule="auto"/>
        <w:rPr>
          <w:ins w:id="442" w:author="Hạnh Nhi" w:date="2025-12-14T23:38:00Z" w16du:dateUtc="2025-12-14T16:38:00Z"/>
          <w:lang w:val="en-US"/>
          <w:rPrChange w:id="443" w:author="Hạnh Nhi" w:date="2025-12-14T23:38:00Z" w16du:dateUtc="2025-12-14T16:38:00Z">
            <w:rPr>
              <w:ins w:id="444" w:author="Hạnh Nhi" w:date="2025-12-14T23:38:00Z" w16du:dateUtc="2025-12-14T16:38:00Z"/>
            </w:rPr>
          </w:rPrChange>
        </w:rPr>
      </w:pPr>
      <w:ins w:id="445" w:author="Hạnh Nhi" w:date="2025-12-14T23:36:00Z" w16du:dateUtc="2025-12-14T16:36:00Z">
        <w:r w:rsidRPr="00B455A6">
          <w:rPr>
            <w:lang w:val="en-US"/>
            <w:rPrChange w:id="446" w:author="Hạnh Nhi" w:date="2025-12-14T23:38:00Z" w16du:dateUtc="2025-12-14T16:38:00Z">
              <w:rPr/>
            </w:rPrChange>
          </w:rPr>
          <w:t xml:space="preserve">Dùng cho </w:t>
        </w:r>
        <w:r w:rsidRPr="00B455A6">
          <w:rPr>
            <w:lang w:val="en-US"/>
            <w:rPrChange w:id="447" w:author="Hạnh Nhi" w:date="2025-12-14T23:38:00Z" w16du:dateUtc="2025-12-14T16:38:00Z">
              <w:rPr>
                <w:rStyle w:val="Strong"/>
                <w:rFonts w:eastAsiaTheme="majorEastAsia"/>
              </w:rPr>
            </w:rPrChange>
          </w:rPr>
          <w:t>mục đích thử nghiệm (Experimental)</w:t>
        </w:r>
      </w:ins>
    </w:p>
    <w:p w14:paraId="46498F47" w14:textId="77777777" w:rsidR="00B455A6" w:rsidRDefault="00B455A6" w:rsidP="00B455A6">
      <w:pPr>
        <w:pStyle w:val="Heading2"/>
        <w:numPr>
          <w:ilvl w:val="1"/>
          <w:numId w:val="31"/>
        </w:numPr>
        <w:rPr>
          <w:ins w:id="448" w:author="Hạnh Nhi" w:date="2025-12-14T23:40:00Z" w16du:dateUtc="2025-12-14T16:40:00Z"/>
        </w:rPr>
      </w:pPr>
      <w:bookmarkStart w:id="449" w:name="_Toc216676065"/>
      <w:ins w:id="450" w:author="Hạnh Nhi" w:date="2025-12-14T23:38:00Z" w16du:dateUtc="2025-12-14T16:38:00Z">
        <w:r w:rsidRPr="00B455A6">
          <w:rPr>
            <w:lang w:val="en-US"/>
          </w:rPr>
          <w:t>Network &amp; broadcast address</w:t>
        </w:r>
      </w:ins>
      <w:bookmarkEnd w:id="449"/>
    </w:p>
    <w:p w14:paraId="77EE01D6" w14:textId="39EFF9A9" w:rsidR="00B455A6" w:rsidRPr="00B455A6" w:rsidRDefault="00B455A6">
      <w:pPr>
        <w:pStyle w:val="ListParagraph"/>
        <w:numPr>
          <w:ilvl w:val="0"/>
          <w:numId w:val="55"/>
        </w:numPr>
        <w:rPr>
          <w:ins w:id="451" w:author="Hạnh Nhi" w:date="2025-12-14T23:40:00Z" w16du:dateUtc="2025-12-14T16:40:00Z"/>
          <w:rPrChange w:id="452" w:author="Hạnh Nhi" w:date="2025-12-14T23:40:00Z" w16du:dateUtc="2025-12-14T16:40:00Z">
            <w:rPr>
              <w:ins w:id="453" w:author="Hạnh Nhi" w:date="2025-12-14T23:40:00Z" w16du:dateUtc="2025-12-14T16:40:00Z"/>
              <w:lang w:val="en-US"/>
            </w:rPr>
          </w:rPrChange>
        </w:rPr>
        <w:pPrChange w:id="454" w:author="Hạnh Nhi" w:date="2025-12-14T23:40:00Z" w16du:dateUtc="2025-12-14T16:40:00Z">
          <w:pPr/>
        </w:pPrChange>
      </w:pPr>
      <w:ins w:id="455" w:author="Hạnh Nhi" w:date="2025-12-14T23:40:00Z" w16du:dateUtc="2025-12-14T16:40:00Z">
        <w:r w:rsidRPr="00B455A6">
          <w:rPr>
            <w:lang w:val="en-US"/>
          </w:rPr>
          <w:t>Network address</w:t>
        </w:r>
      </w:ins>
    </w:p>
    <w:p w14:paraId="00C96788" w14:textId="62AAB760" w:rsidR="00B455A6" w:rsidRPr="00B455A6" w:rsidRDefault="00B455A6">
      <w:pPr>
        <w:numPr>
          <w:ilvl w:val="0"/>
          <w:numId w:val="53"/>
        </w:numPr>
        <w:spacing w:after="0" w:line="360" w:lineRule="auto"/>
        <w:rPr>
          <w:ins w:id="456" w:author="Hạnh Nhi" w:date="2025-12-14T23:40:00Z" w16du:dateUtc="2025-12-14T16:40:00Z"/>
          <w:lang w:val="en-US"/>
        </w:rPr>
        <w:pPrChange w:id="457" w:author="Hạnh Nhi" w:date="2025-12-14T23:40:00Z" w16du:dateUtc="2025-12-14T16:40:00Z">
          <w:pPr/>
        </w:pPrChange>
      </w:pPr>
      <w:ins w:id="458" w:author="Hạnh Nhi" w:date="2025-12-14T23:40:00Z" w16du:dateUtc="2025-12-14T16:40:00Z">
        <w:r w:rsidRPr="00B455A6">
          <w:rPr>
            <w:lang w:val="en-US"/>
          </w:rPr>
          <w:t xml:space="preserve">All host bits are </w:t>
        </w:r>
        <w:r>
          <w:t>‘0’</w:t>
        </w:r>
      </w:ins>
    </w:p>
    <w:p w14:paraId="49957864" w14:textId="1C6AF905" w:rsidR="00B455A6" w:rsidRPr="00B455A6" w:rsidRDefault="00B455A6">
      <w:pPr>
        <w:numPr>
          <w:ilvl w:val="0"/>
          <w:numId w:val="53"/>
        </w:numPr>
        <w:spacing w:after="0" w:line="360" w:lineRule="auto"/>
        <w:rPr>
          <w:ins w:id="459" w:author="Hạnh Nhi" w:date="2025-12-14T23:40:00Z" w16du:dateUtc="2025-12-14T16:40:00Z"/>
          <w:lang w:val="en-US"/>
        </w:rPr>
        <w:pPrChange w:id="460" w:author="Hạnh Nhi" w:date="2025-12-14T23:40:00Z" w16du:dateUtc="2025-12-14T16:40:00Z">
          <w:pPr/>
        </w:pPrChange>
      </w:pPr>
      <w:ins w:id="461" w:author="Hạnh Nhi" w:date="2025-12-14T23:40:00Z" w16du:dateUtc="2025-12-14T16:40:00Z">
        <w:r w:rsidRPr="00B455A6">
          <w:rPr>
            <w:lang w:val="en-US"/>
          </w:rPr>
          <w:t>Used by router</w:t>
        </w:r>
      </w:ins>
    </w:p>
    <w:p w14:paraId="06385FB6" w14:textId="5B2DE16B" w:rsidR="00B455A6" w:rsidRPr="00B455A6" w:rsidRDefault="00B455A6">
      <w:pPr>
        <w:pStyle w:val="ListParagraph"/>
        <w:numPr>
          <w:ilvl w:val="0"/>
          <w:numId w:val="55"/>
        </w:numPr>
        <w:rPr>
          <w:ins w:id="462" w:author="Hạnh Nhi" w:date="2025-12-14T23:40:00Z" w16du:dateUtc="2025-12-14T16:40:00Z"/>
          <w:lang w:val="en-US"/>
        </w:rPr>
        <w:pPrChange w:id="463" w:author="Hạnh Nhi" w:date="2025-12-14T23:41:00Z" w16du:dateUtc="2025-12-14T16:41:00Z">
          <w:pPr/>
        </w:pPrChange>
      </w:pPr>
      <w:ins w:id="464" w:author="Hạnh Nhi" w:date="2025-12-14T23:40:00Z" w16du:dateUtc="2025-12-14T16:40:00Z">
        <w:r w:rsidRPr="00B455A6">
          <w:rPr>
            <w:lang w:val="en-US"/>
          </w:rPr>
          <w:t>Broadcast address</w:t>
        </w:r>
      </w:ins>
    </w:p>
    <w:p w14:paraId="3BBC7DB8" w14:textId="5788EA24" w:rsidR="00B455A6" w:rsidRPr="00B455A6" w:rsidRDefault="00B455A6">
      <w:pPr>
        <w:numPr>
          <w:ilvl w:val="0"/>
          <w:numId w:val="53"/>
        </w:numPr>
        <w:spacing w:after="0" w:line="360" w:lineRule="auto"/>
        <w:rPr>
          <w:ins w:id="465" w:author="Hạnh Nhi" w:date="2025-12-14T23:40:00Z" w16du:dateUtc="2025-12-14T16:40:00Z"/>
          <w:lang w:val="en-US"/>
        </w:rPr>
        <w:pPrChange w:id="466" w:author="Hạnh Nhi" w:date="2025-12-14T23:41:00Z" w16du:dateUtc="2025-12-14T16:41:00Z">
          <w:pPr/>
        </w:pPrChange>
      </w:pPr>
      <w:ins w:id="467" w:author="Hạnh Nhi" w:date="2025-12-14T23:40:00Z" w16du:dateUtc="2025-12-14T16:40:00Z">
        <w:r w:rsidRPr="00B455A6">
          <w:rPr>
            <w:lang w:val="en-US"/>
          </w:rPr>
          <w:t xml:space="preserve">All host bits are </w:t>
        </w:r>
        <w:r w:rsidRPr="00B455A6">
          <w:rPr>
            <w:lang w:val="en-US"/>
            <w:rPrChange w:id="468" w:author="Hạnh Nhi" w:date="2025-12-14T23:41:00Z" w16du:dateUtc="2025-12-14T16:41:00Z">
              <w:rPr/>
            </w:rPrChange>
          </w:rPr>
          <w:t>‘1’</w:t>
        </w:r>
      </w:ins>
    </w:p>
    <w:p w14:paraId="492FC2F3" w14:textId="5D21B64B" w:rsidR="00B455A6" w:rsidRPr="00B455A6" w:rsidRDefault="00B455A6">
      <w:pPr>
        <w:numPr>
          <w:ilvl w:val="0"/>
          <w:numId w:val="53"/>
        </w:numPr>
        <w:spacing w:after="0" w:line="360" w:lineRule="auto"/>
        <w:rPr>
          <w:ins w:id="469" w:author="Hạnh Nhi" w:date="2025-12-14T23:40:00Z" w16du:dateUtc="2025-12-14T16:40:00Z"/>
          <w:lang w:val="en-US"/>
        </w:rPr>
        <w:pPrChange w:id="470" w:author="Hạnh Nhi" w:date="2025-12-14T23:41:00Z" w16du:dateUtc="2025-12-14T16:41:00Z">
          <w:pPr/>
        </w:pPrChange>
      </w:pPr>
      <w:ins w:id="471" w:author="Hạnh Nhi" w:date="2025-12-14T23:40:00Z" w16du:dateUtc="2025-12-14T16:40:00Z">
        <w:r w:rsidRPr="00B455A6">
          <w:rPr>
            <w:lang w:val="en-US"/>
          </w:rPr>
          <w:lastRenderedPageBreak/>
          <w:t>Send to all host in the network</w:t>
        </w:r>
      </w:ins>
    </w:p>
    <w:p w14:paraId="4856CC94" w14:textId="303C0AB4" w:rsidR="00B455A6" w:rsidRPr="00B455A6" w:rsidRDefault="00B455A6">
      <w:pPr>
        <w:pStyle w:val="ListParagraph"/>
        <w:numPr>
          <w:ilvl w:val="0"/>
          <w:numId w:val="55"/>
        </w:numPr>
        <w:rPr>
          <w:ins w:id="472" w:author="Hạnh Nhi" w:date="2025-12-14T23:40:00Z" w16du:dateUtc="2025-12-14T16:40:00Z"/>
          <w:lang w:val="en-US"/>
        </w:rPr>
        <w:pPrChange w:id="473" w:author="Hạnh Nhi" w:date="2025-12-14T23:41:00Z" w16du:dateUtc="2025-12-14T16:41:00Z">
          <w:pPr/>
        </w:pPrChange>
      </w:pPr>
      <w:ins w:id="474" w:author="Hạnh Nhi" w:date="2025-12-14T23:40:00Z" w16du:dateUtc="2025-12-14T16:40:00Z">
        <w:r w:rsidRPr="00B455A6">
          <w:rPr>
            <w:lang w:val="en-US"/>
          </w:rPr>
          <w:t>Host address</w:t>
        </w:r>
      </w:ins>
    </w:p>
    <w:p w14:paraId="44F31D9C" w14:textId="4F8290E8" w:rsidR="00B455A6" w:rsidRPr="00B455A6" w:rsidRDefault="00B455A6">
      <w:pPr>
        <w:numPr>
          <w:ilvl w:val="0"/>
          <w:numId w:val="53"/>
        </w:numPr>
        <w:spacing w:after="0" w:line="360" w:lineRule="auto"/>
        <w:rPr>
          <w:ins w:id="475" w:author="Hạnh Nhi" w:date="2025-12-14T23:40:00Z" w16du:dateUtc="2025-12-14T16:40:00Z"/>
          <w:lang w:val="en-US"/>
        </w:rPr>
        <w:pPrChange w:id="476" w:author="Hạnh Nhi" w:date="2025-12-14T23:41:00Z" w16du:dateUtc="2025-12-14T16:41:00Z">
          <w:pPr/>
        </w:pPrChange>
      </w:pPr>
      <w:ins w:id="477" w:author="Hạnh Nhi" w:date="2025-12-14T23:40:00Z" w16du:dateUtc="2025-12-14T16:40:00Z">
        <w:r w:rsidRPr="00B455A6">
          <w:rPr>
            <w:lang w:val="en-US"/>
          </w:rPr>
          <w:t>Others</w:t>
        </w:r>
      </w:ins>
    </w:p>
    <w:p w14:paraId="738B1C78" w14:textId="65907F04" w:rsidR="00B455A6" w:rsidRPr="007466FE" w:rsidRDefault="00B455A6">
      <w:pPr>
        <w:numPr>
          <w:ilvl w:val="0"/>
          <w:numId w:val="53"/>
        </w:numPr>
        <w:spacing w:after="0" w:line="360" w:lineRule="auto"/>
        <w:rPr>
          <w:ins w:id="478" w:author="Hạnh Nhi" w:date="2025-12-14T23:34:00Z"/>
          <w:lang w:val="en-US"/>
        </w:rPr>
        <w:pPrChange w:id="479" w:author="Hạnh Nhi" w:date="2025-12-14T23:41:00Z" w16du:dateUtc="2025-12-14T16:41:00Z">
          <w:pPr>
            <w:numPr>
              <w:numId w:val="53"/>
            </w:numPr>
            <w:tabs>
              <w:tab w:val="num" w:pos="720"/>
            </w:tabs>
            <w:ind w:left="720" w:hanging="360"/>
          </w:pPr>
        </w:pPrChange>
      </w:pPr>
      <w:ins w:id="480" w:author="Hạnh Nhi" w:date="2025-12-14T23:40:00Z" w16du:dateUtc="2025-12-14T16:40:00Z">
        <w:r w:rsidRPr="00B455A6">
          <w:rPr>
            <w:lang w:val="en-US"/>
          </w:rPr>
          <w:t>Assigned to a host</w:t>
        </w:r>
      </w:ins>
    </w:p>
    <w:p w14:paraId="45184532" w14:textId="707F2315" w:rsidR="007466FE" w:rsidRDefault="00B455A6" w:rsidP="00B455A6">
      <w:pPr>
        <w:pStyle w:val="Heading2"/>
        <w:numPr>
          <w:ilvl w:val="1"/>
          <w:numId w:val="31"/>
        </w:numPr>
        <w:rPr>
          <w:ins w:id="481" w:author="Hạnh Nhi" w:date="2025-12-14T23:59:00Z" w16du:dateUtc="2025-12-14T16:59:00Z"/>
        </w:rPr>
      </w:pPr>
      <w:bookmarkStart w:id="482" w:name="_Toc216676066"/>
      <w:ins w:id="483" w:author="Hạnh Nhi" w:date="2025-12-14T23:41:00Z">
        <w:r w:rsidRPr="00B455A6">
          <w:t>Network &amp; broadcast address</w:t>
        </w:r>
      </w:ins>
      <w:bookmarkEnd w:id="482"/>
    </w:p>
    <w:p w14:paraId="1B0C60DC" w14:textId="2FB320D8" w:rsidR="009E2FD9" w:rsidRPr="009E2FD9" w:rsidRDefault="009E2FD9">
      <w:pPr>
        <w:jc w:val="center"/>
        <w:rPr>
          <w:ins w:id="484" w:author="Hạnh Nhi" w:date="2025-12-14T23:44:00Z" w16du:dateUtc="2025-12-14T16:44:00Z"/>
        </w:rPr>
        <w:pPrChange w:id="485" w:author="Hạnh Nhi" w:date="2025-12-14T23:59:00Z" w16du:dateUtc="2025-12-14T16:59:00Z">
          <w:pPr>
            <w:pStyle w:val="Heading2"/>
            <w:numPr>
              <w:ilvl w:val="1"/>
              <w:numId w:val="31"/>
            </w:numPr>
            <w:ind w:left="1800"/>
          </w:pPr>
        </w:pPrChange>
      </w:pPr>
      <w:ins w:id="486" w:author="Hạnh Nhi" w:date="2025-12-14T23:59:00Z" w16du:dateUtc="2025-12-14T16:59:00Z">
        <w:r w:rsidRPr="009E2FD9">
          <w:rPr>
            <w:noProof/>
          </w:rPr>
          <w:drawing>
            <wp:inline distT="0" distB="0" distL="0" distR="0" wp14:anchorId="05FFCDE6" wp14:editId="1ED0D908">
              <wp:extent cx="3949700" cy="2692225"/>
              <wp:effectExtent l="0" t="0" r="0" b="0"/>
              <wp:docPr id="1251798121" name="Picture 1" descr="A diagram of a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51798121" name="Picture 1" descr="A diagram of a network&#10;&#10;AI-generated content may be incorrect."/>
                      <pic:cNvPicPr/>
                    </pic:nvPicPr>
                    <pic:blipFill>
                      <a:blip r:embed="rId4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53053" cy="26945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C0963FF" w14:textId="77777777" w:rsidR="00B455A6" w:rsidRDefault="00B455A6">
      <w:pPr>
        <w:pStyle w:val="ListParagraph"/>
        <w:numPr>
          <w:ilvl w:val="0"/>
          <w:numId w:val="55"/>
        </w:numPr>
        <w:rPr>
          <w:ins w:id="487" w:author="Hạnh Nhi" w:date="2025-12-14T23:44:00Z" w16du:dateUtc="2025-12-14T16:44:00Z"/>
          <w:lang w:val="en-US"/>
        </w:rPr>
        <w:pPrChange w:id="488" w:author="Hạnh Nhi" w:date="2025-12-14T23:45:00Z" w16du:dateUtc="2025-12-14T16:45:00Z">
          <w:pPr>
            <w:pStyle w:val="Heading2"/>
          </w:pPr>
        </w:pPrChange>
      </w:pPr>
      <w:ins w:id="489" w:author="Hạnh Nhi" w:date="2025-12-14T23:44:00Z" w16du:dateUtc="2025-12-14T16:44:00Z">
        <w:r>
          <w:t>Unicast (point-to-point)</w:t>
        </w:r>
      </w:ins>
    </w:p>
    <w:p w14:paraId="21EBA930" w14:textId="5EF0A405" w:rsidR="00B455A6" w:rsidRPr="00B455A6" w:rsidRDefault="00B455A6">
      <w:pPr>
        <w:numPr>
          <w:ilvl w:val="0"/>
          <w:numId w:val="53"/>
        </w:numPr>
        <w:spacing w:after="0" w:line="360" w:lineRule="auto"/>
        <w:rPr>
          <w:ins w:id="490" w:author="Hạnh Nhi" w:date="2025-12-14T23:44:00Z" w16du:dateUtc="2025-12-14T16:44:00Z"/>
          <w:lang w:val="en-US"/>
          <w:rPrChange w:id="491" w:author="Hạnh Nhi" w:date="2025-12-14T23:45:00Z" w16du:dateUtc="2025-12-14T16:45:00Z">
            <w:rPr>
              <w:ins w:id="492" w:author="Hạnh Nhi" w:date="2025-12-14T23:44:00Z" w16du:dateUtc="2025-12-14T16:44:00Z"/>
            </w:rPr>
          </w:rPrChange>
        </w:rPr>
        <w:pPrChange w:id="493" w:author="Hạnh Nhi" w:date="2025-12-14T23:45:00Z" w16du:dateUtc="2025-12-14T16:45:00Z">
          <w:pPr/>
        </w:pPrChange>
      </w:pPr>
      <w:ins w:id="494" w:author="Hạnh Nhi" w:date="2025-12-14T23:44:00Z" w16du:dateUtc="2025-12-14T16:44:00Z">
        <w:r w:rsidRPr="00B455A6">
          <w:rPr>
            <w:lang w:val="en-US"/>
            <w:rPrChange w:id="495" w:author="Hạnh Nhi" w:date="2025-12-14T23:45:00Z" w16du:dateUtc="2025-12-14T16:45:00Z">
              <w:rPr>
                <w:rStyle w:val="Strong"/>
              </w:rPr>
            </w:rPrChange>
          </w:rPr>
          <w:t>English:</w:t>
        </w:r>
        <w:r w:rsidRPr="00B455A6">
          <w:rPr>
            <w:lang w:val="en-US"/>
            <w:rPrChange w:id="496" w:author="Hạnh Nhi" w:date="2025-12-14T23:45:00Z" w16du:dateUtc="2025-12-14T16:45:00Z">
              <w:rPr/>
            </w:rPrChange>
          </w:rPr>
          <w:t xml:space="preserve"> Unicast Traffic is destined for a single host.</w:t>
        </w:r>
        <w:r w:rsidRPr="00B455A6">
          <w:rPr>
            <w:lang w:val="en-US"/>
            <w:rPrChange w:id="497" w:author="Hạnh Nhi" w:date="2025-12-14T23:45:00Z" w16du:dateUtc="2025-12-14T16:45:00Z">
              <w:rPr/>
            </w:rPrChange>
          </w:rPr>
          <w:br/>
        </w:r>
        <w:r w:rsidRPr="00B455A6">
          <w:rPr>
            <w:lang w:val="en-US"/>
            <w:rPrChange w:id="498" w:author="Hạnh Nhi" w:date="2025-12-14T23:45:00Z" w16du:dateUtc="2025-12-14T16:45:00Z">
              <w:rPr>
                <w:rStyle w:val="Strong"/>
              </w:rPr>
            </w:rPrChange>
          </w:rPr>
          <w:t>Việt:</w:t>
        </w:r>
        <w:r w:rsidRPr="00B455A6">
          <w:rPr>
            <w:lang w:val="en-US"/>
            <w:rPrChange w:id="499" w:author="Hạnh Nhi" w:date="2025-12-14T23:45:00Z" w16du:dateUtc="2025-12-14T16:45:00Z">
              <w:rPr/>
            </w:rPrChange>
          </w:rPr>
          <w:t xml:space="preserve"> Gói tin gửi đến </w:t>
        </w:r>
        <w:r w:rsidRPr="00B455A6">
          <w:rPr>
            <w:lang w:val="en-US"/>
            <w:rPrChange w:id="500" w:author="Hạnh Nhi" w:date="2025-12-14T23:45:00Z" w16du:dateUtc="2025-12-14T16:45:00Z">
              <w:rPr>
                <w:rStyle w:val="Strong"/>
              </w:rPr>
            </w:rPrChange>
          </w:rPr>
          <w:t>1 host duy nhất</w:t>
        </w:r>
        <w:r w:rsidRPr="00B455A6">
          <w:rPr>
            <w:lang w:val="en-US"/>
            <w:rPrChange w:id="501" w:author="Hạnh Nhi" w:date="2025-12-14T23:45:00Z" w16du:dateUtc="2025-12-14T16:45:00Z">
              <w:rPr/>
            </w:rPrChange>
          </w:rPr>
          <w:t>.</w:t>
        </w:r>
        <w:r w:rsidRPr="00B455A6">
          <w:rPr>
            <w:lang w:val="en-US"/>
            <w:rPrChange w:id="502" w:author="Hạnh Nhi" w:date="2025-12-14T23:45:00Z" w16du:dateUtc="2025-12-14T16:45:00Z">
              <w:rPr/>
            </w:rPrChange>
          </w:rPr>
          <w:br/>
        </w:r>
        <w:r w:rsidRPr="00B455A6">
          <w:rPr>
            <w:lang w:val="en-US"/>
            <w:rPrChange w:id="503" w:author="Hạnh Nhi" w:date="2025-12-14T23:45:00Z" w16du:dateUtc="2025-12-14T16:45:00Z">
              <w:rPr>
                <w:rStyle w:val="Strong"/>
              </w:rPr>
            </w:rPrChange>
          </w:rPr>
          <w:t>Nhớ nhanh:</w:t>
        </w:r>
        <w:r w:rsidRPr="00B455A6">
          <w:rPr>
            <w:lang w:val="en-US"/>
            <w:rPrChange w:id="504" w:author="Hạnh Nhi" w:date="2025-12-14T23:45:00Z" w16du:dateUtc="2025-12-14T16:45:00Z">
              <w:rPr/>
            </w:rPrChange>
          </w:rPr>
          <w:t xml:space="preserve"> </w:t>
        </w:r>
        <w:r w:rsidRPr="00B455A6">
          <w:rPr>
            <w:lang w:val="en-US"/>
            <w:rPrChange w:id="505" w:author="Hạnh Nhi" w:date="2025-12-14T23:45:00Z" w16du:dateUtc="2025-12-14T16:45:00Z">
              <w:rPr>
                <w:rStyle w:val="Strong"/>
              </w:rPr>
            </w:rPrChange>
          </w:rPr>
          <w:t>1 → 1</w:t>
        </w:r>
        <w:r w:rsidRPr="00B455A6">
          <w:rPr>
            <w:lang w:val="en-US"/>
            <w:rPrChange w:id="506" w:author="Hạnh Nhi" w:date="2025-12-14T23:45:00Z" w16du:dateUtc="2025-12-14T16:45:00Z">
              <w:rPr/>
            </w:rPrChange>
          </w:rPr>
          <w:t xml:space="preserve"> (gửi riêng)</w:t>
        </w:r>
      </w:ins>
    </w:p>
    <w:p w14:paraId="68C66C3A" w14:textId="77777777" w:rsidR="00B455A6" w:rsidRDefault="00B455A6">
      <w:pPr>
        <w:pStyle w:val="ListParagraph"/>
        <w:numPr>
          <w:ilvl w:val="0"/>
          <w:numId w:val="55"/>
        </w:numPr>
        <w:rPr>
          <w:ins w:id="507" w:author="Hạnh Nhi" w:date="2025-12-14T23:44:00Z" w16du:dateUtc="2025-12-14T16:44:00Z"/>
        </w:rPr>
        <w:pPrChange w:id="508" w:author="Hạnh Nhi" w:date="2025-12-14T23:45:00Z" w16du:dateUtc="2025-12-14T16:45:00Z">
          <w:pPr>
            <w:pStyle w:val="Heading2"/>
          </w:pPr>
        </w:pPrChange>
      </w:pPr>
      <w:ins w:id="509" w:author="Hạnh Nhi" w:date="2025-12-14T23:44:00Z" w16du:dateUtc="2025-12-14T16:44:00Z">
        <w:r>
          <w:t>Broadcast (to all)</w:t>
        </w:r>
      </w:ins>
    </w:p>
    <w:p w14:paraId="7FA5C985" w14:textId="6A0AB0A3" w:rsidR="00B455A6" w:rsidRPr="00B455A6" w:rsidRDefault="00B455A6">
      <w:pPr>
        <w:numPr>
          <w:ilvl w:val="0"/>
          <w:numId w:val="53"/>
        </w:numPr>
        <w:spacing w:after="0" w:line="360" w:lineRule="auto"/>
        <w:rPr>
          <w:ins w:id="510" w:author="Hạnh Nhi" w:date="2025-12-14T23:44:00Z" w16du:dateUtc="2025-12-14T16:44:00Z"/>
          <w:lang w:val="en-US"/>
          <w:rPrChange w:id="511" w:author="Hạnh Nhi" w:date="2025-12-14T23:45:00Z" w16du:dateUtc="2025-12-14T16:45:00Z">
            <w:rPr>
              <w:ins w:id="512" w:author="Hạnh Nhi" w:date="2025-12-14T23:44:00Z" w16du:dateUtc="2025-12-14T16:44:00Z"/>
            </w:rPr>
          </w:rPrChange>
        </w:rPr>
        <w:pPrChange w:id="513" w:author="Hạnh Nhi" w:date="2025-12-14T23:45:00Z" w16du:dateUtc="2025-12-14T16:45:00Z">
          <w:pPr/>
        </w:pPrChange>
      </w:pPr>
      <w:ins w:id="514" w:author="Hạnh Nhi" w:date="2025-12-14T23:44:00Z" w16du:dateUtc="2025-12-14T16:44:00Z">
        <w:r w:rsidRPr="00B455A6">
          <w:rPr>
            <w:lang w:val="en-US"/>
            <w:rPrChange w:id="515" w:author="Hạnh Nhi" w:date="2025-12-14T23:45:00Z" w16du:dateUtc="2025-12-14T16:45:00Z">
              <w:rPr>
                <w:rStyle w:val="Strong"/>
              </w:rPr>
            </w:rPrChange>
          </w:rPr>
          <w:t>English:</w:t>
        </w:r>
        <w:r w:rsidRPr="00B455A6">
          <w:rPr>
            <w:lang w:val="en-US"/>
            <w:rPrChange w:id="516" w:author="Hạnh Nhi" w:date="2025-12-14T23:45:00Z" w16du:dateUtc="2025-12-14T16:45:00Z">
              <w:rPr/>
            </w:rPrChange>
          </w:rPr>
          <w:t xml:space="preserve"> Broadcast Traffic is destined for all hosts on a given network.</w:t>
        </w:r>
        <w:r w:rsidRPr="00B455A6">
          <w:rPr>
            <w:lang w:val="en-US"/>
            <w:rPrChange w:id="517" w:author="Hạnh Nhi" w:date="2025-12-14T23:45:00Z" w16du:dateUtc="2025-12-14T16:45:00Z">
              <w:rPr/>
            </w:rPrChange>
          </w:rPr>
          <w:br/>
        </w:r>
        <w:r w:rsidRPr="00B455A6">
          <w:rPr>
            <w:lang w:val="en-US"/>
            <w:rPrChange w:id="518" w:author="Hạnh Nhi" w:date="2025-12-14T23:45:00Z" w16du:dateUtc="2025-12-14T16:45:00Z">
              <w:rPr>
                <w:rStyle w:val="Strong"/>
              </w:rPr>
            </w:rPrChange>
          </w:rPr>
          <w:t>Việt:</w:t>
        </w:r>
        <w:r w:rsidRPr="00B455A6">
          <w:rPr>
            <w:lang w:val="en-US"/>
            <w:rPrChange w:id="519" w:author="Hạnh Nhi" w:date="2025-12-14T23:45:00Z" w16du:dateUtc="2025-12-14T16:45:00Z">
              <w:rPr/>
            </w:rPrChange>
          </w:rPr>
          <w:t xml:space="preserve"> Gói tin gửi đến </w:t>
        </w:r>
        <w:r w:rsidRPr="00B455A6">
          <w:rPr>
            <w:lang w:val="en-US"/>
            <w:rPrChange w:id="520" w:author="Hạnh Nhi" w:date="2025-12-14T23:45:00Z" w16du:dateUtc="2025-12-14T16:45:00Z">
              <w:rPr>
                <w:rStyle w:val="Strong"/>
              </w:rPr>
            </w:rPrChange>
          </w:rPr>
          <w:t>tất cả host trong cùng mạng</w:t>
        </w:r>
        <w:r w:rsidRPr="00B455A6">
          <w:rPr>
            <w:lang w:val="en-US"/>
            <w:rPrChange w:id="521" w:author="Hạnh Nhi" w:date="2025-12-14T23:45:00Z" w16du:dateUtc="2025-12-14T16:45:00Z">
              <w:rPr/>
            </w:rPrChange>
          </w:rPr>
          <w:t>.</w:t>
        </w:r>
        <w:r w:rsidRPr="00B455A6">
          <w:rPr>
            <w:lang w:val="en-US"/>
            <w:rPrChange w:id="522" w:author="Hạnh Nhi" w:date="2025-12-14T23:45:00Z" w16du:dateUtc="2025-12-14T16:45:00Z">
              <w:rPr/>
            </w:rPrChange>
          </w:rPr>
          <w:br/>
        </w:r>
        <w:r w:rsidRPr="00B455A6">
          <w:rPr>
            <w:lang w:val="en-US"/>
            <w:rPrChange w:id="523" w:author="Hạnh Nhi" w:date="2025-12-14T23:45:00Z" w16du:dateUtc="2025-12-14T16:45:00Z">
              <w:rPr>
                <w:rStyle w:val="Strong"/>
              </w:rPr>
            </w:rPrChange>
          </w:rPr>
          <w:t>Nhớ nhanh:</w:t>
        </w:r>
        <w:r w:rsidRPr="00B455A6">
          <w:rPr>
            <w:lang w:val="en-US"/>
            <w:rPrChange w:id="524" w:author="Hạnh Nhi" w:date="2025-12-14T23:45:00Z" w16du:dateUtc="2025-12-14T16:45:00Z">
              <w:rPr/>
            </w:rPrChange>
          </w:rPr>
          <w:t xml:space="preserve"> </w:t>
        </w:r>
        <w:r w:rsidRPr="00B455A6">
          <w:rPr>
            <w:lang w:val="en-US"/>
            <w:rPrChange w:id="525" w:author="Hạnh Nhi" w:date="2025-12-14T23:45:00Z" w16du:dateUtc="2025-12-14T16:45:00Z">
              <w:rPr>
                <w:rStyle w:val="Strong"/>
              </w:rPr>
            </w:rPrChange>
          </w:rPr>
          <w:t>1 → all</w:t>
        </w:r>
        <w:r w:rsidRPr="00B455A6">
          <w:rPr>
            <w:lang w:val="en-US"/>
            <w:rPrChange w:id="526" w:author="Hạnh Nhi" w:date="2025-12-14T23:45:00Z" w16du:dateUtc="2025-12-14T16:45:00Z">
              <w:rPr/>
            </w:rPrChange>
          </w:rPr>
          <w:t xml:space="preserve"> (gửi cho cả mạng)</w:t>
        </w:r>
      </w:ins>
    </w:p>
    <w:p w14:paraId="1630FA0A" w14:textId="77777777" w:rsidR="00B455A6" w:rsidRDefault="00B455A6">
      <w:pPr>
        <w:pStyle w:val="ListParagraph"/>
        <w:numPr>
          <w:ilvl w:val="0"/>
          <w:numId w:val="55"/>
        </w:numPr>
        <w:rPr>
          <w:ins w:id="527" w:author="Hạnh Nhi" w:date="2025-12-14T23:44:00Z" w16du:dateUtc="2025-12-14T16:44:00Z"/>
        </w:rPr>
        <w:pPrChange w:id="528" w:author="Hạnh Nhi" w:date="2025-12-14T23:45:00Z" w16du:dateUtc="2025-12-14T16:45:00Z">
          <w:pPr>
            <w:pStyle w:val="Heading2"/>
          </w:pPr>
        </w:pPrChange>
      </w:pPr>
      <w:ins w:id="529" w:author="Hạnh Nhi" w:date="2025-12-14T23:44:00Z" w16du:dateUtc="2025-12-14T16:44:00Z">
        <w:r>
          <w:t>Multicast (to a group)</w:t>
        </w:r>
      </w:ins>
    </w:p>
    <w:p w14:paraId="6FF51BE2" w14:textId="77777777" w:rsidR="00B455A6" w:rsidRPr="009E2FD9" w:rsidRDefault="00B455A6" w:rsidP="00B455A6">
      <w:pPr>
        <w:numPr>
          <w:ilvl w:val="0"/>
          <w:numId w:val="53"/>
        </w:numPr>
        <w:spacing w:after="0" w:line="360" w:lineRule="auto"/>
        <w:rPr>
          <w:ins w:id="530" w:author="Hạnh Nhi" w:date="2025-12-14T23:59:00Z" w16du:dateUtc="2025-12-14T16:59:00Z"/>
          <w:lang w:val="en-US"/>
          <w:rPrChange w:id="531" w:author="Hạnh Nhi" w:date="2025-12-14T23:59:00Z" w16du:dateUtc="2025-12-14T16:59:00Z">
            <w:rPr>
              <w:ins w:id="532" w:author="Hạnh Nhi" w:date="2025-12-14T23:59:00Z" w16du:dateUtc="2025-12-14T16:59:00Z"/>
            </w:rPr>
          </w:rPrChange>
        </w:rPr>
      </w:pPr>
      <w:ins w:id="533" w:author="Hạnh Nhi" w:date="2025-12-14T23:44:00Z" w16du:dateUtc="2025-12-14T16:44:00Z">
        <w:r w:rsidRPr="00B455A6">
          <w:rPr>
            <w:lang w:val="en-US"/>
            <w:rPrChange w:id="534" w:author="Hạnh Nhi" w:date="2025-12-14T23:45:00Z" w16du:dateUtc="2025-12-14T16:45:00Z">
              <w:rPr>
                <w:rStyle w:val="Strong"/>
              </w:rPr>
            </w:rPrChange>
          </w:rPr>
          <w:t>English:</w:t>
        </w:r>
        <w:r w:rsidRPr="00B455A6">
          <w:rPr>
            <w:lang w:val="en-US"/>
            <w:rPrChange w:id="535" w:author="Hạnh Nhi" w:date="2025-12-14T23:45:00Z" w16du:dateUtc="2025-12-14T16:45:00Z">
              <w:rPr/>
            </w:rPrChange>
          </w:rPr>
          <w:t xml:space="preserve"> Multicast Traffic is destined for a group of hosts requesting multicast.</w:t>
        </w:r>
        <w:r w:rsidRPr="00B455A6">
          <w:rPr>
            <w:lang w:val="en-US"/>
            <w:rPrChange w:id="536" w:author="Hạnh Nhi" w:date="2025-12-14T23:45:00Z" w16du:dateUtc="2025-12-14T16:45:00Z">
              <w:rPr/>
            </w:rPrChange>
          </w:rPr>
          <w:br/>
        </w:r>
        <w:r w:rsidRPr="00B455A6">
          <w:rPr>
            <w:lang w:val="en-US"/>
            <w:rPrChange w:id="537" w:author="Hạnh Nhi" w:date="2025-12-14T23:45:00Z" w16du:dateUtc="2025-12-14T16:45:00Z">
              <w:rPr>
                <w:rStyle w:val="Strong"/>
              </w:rPr>
            </w:rPrChange>
          </w:rPr>
          <w:t>Việt:</w:t>
        </w:r>
        <w:r w:rsidRPr="00B455A6">
          <w:rPr>
            <w:lang w:val="en-US"/>
            <w:rPrChange w:id="538" w:author="Hạnh Nhi" w:date="2025-12-14T23:45:00Z" w16du:dateUtc="2025-12-14T16:45:00Z">
              <w:rPr/>
            </w:rPrChange>
          </w:rPr>
          <w:t xml:space="preserve"> Gói tin gửi đến </w:t>
        </w:r>
        <w:r w:rsidRPr="00B455A6">
          <w:rPr>
            <w:lang w:val="en-US"/>
            <w:rPrChange w:id="539" w:author="Hạnh Nhi" w:date="2025-12-14T23:45:00Z" w16du:dateUtc="2025-12-14T16:45:00Z">
              <w:rPr>
                <w:rStyle w:val="Strong"/>
              </w:rPr>
            </w:rPrChange>
          </w:rPr>
          <w:t>một nhóm host đã đăng ký nhận</w:t>
        </w:r>
        <w:r w:rsidRPr="00B455A6">
          <w:rPr>
            <w:lang w:val="en-US"/>
            <w:rPrChange w:id="540" w:author="Hạnh Nhi" w:date="2025-12-14T23:45:00Z" w16du:dateUtc="2025-12-14T16:45:00Z">
              <w:rPr/>
            </w:rPrChange>
          </w:rPr>
          <w:t>.</w:t>
        </w:r>
        <w:r w:rsidRPr="00B455A6">
          <w:rPr>
            <w:lang w:val="en-US"/>
            <w:rPrChange w:id="541" w:author="Hạnh Nhi" w:date="2025-12-14T23:45:00Z" w16du:dateUtc="2025-12-14T16:45:00Z">
              <w:rPr/>
            </w:rPrChange>
          </w:rPr>
          <w:br/>
        </w:r>
        <w:r w:rsidRPr="00B455A6">
          <w:rPr>
            <w:lang w:val="en-US"/>
            <w:rPrChange w:id="542" w:author="Hạnh Nhi" w:date="2025-12-14T23:45:00Z" w16du:dateUtc="2025-12-14T16:45:00Z">
              <w:rPr>
                <w:rStyle w:val="Strong"/>
              </w:rPr>
            </w:rPrChange>
          </w:rPr>
          <w:t>Nhớ nhanh:</w:t>
        </w:r>
        <w:r w:rsidRPr="00B455A6">
          <w:rPr>
            <w:lang w:val="en-US"/>
            <w:rPrChange w:id="543" w:author="Hạnh Nhi" w:date="2025-12-14T23:45:00Z" w16du:dateUtc="2025-12-14T16:45:00Z">
              <w:rPr/>
            </w:rPrChange>
          </w:rPr>
          <w:t xml:space="preserve"> </w:t>
        </w:r>
        <w:r w:rsidRPr="00B455A6">
          <w:rPr>
            <w:lang w:val="en-US"/>
            <w:rPrChange w:id="544" w:author="Hạnh Nhi" w:date="2025-12-14T23:45:00Z" w16du:dateUtc="2025-12-14T16:45:00Z">
              <w:rPr>
                <w:rStyle w:val="Strong"/>
              </w:rPr>
            </w:rPrChange>
          </w:rPr>
          <w:t>1 → many (chọn lọc)</w:t>
        </w:r>
        <w:r w:rsidRPr="00B455A6">
          <w:rPr>
            <w:lang w:val="en-US"/>
            <w:rPrChange w:id="545" w:author="Hạnh Nhi" w:date="2025-12-14T23:45:00Z" w16du:dateUtc="2025-12-14T16:45:00Z">
              <w:rPr/>
            </w:rPrChange>
          </w:rPr>
          <w:t xml:space="preserve"> (gửi theo nhóm)</w:t>
        </w:r>
      </w:ins>
    </w:p>
    <w:p w14:paraId="3A8AEFCD" w14:textId="77777777" w:rsidR="009E2FD9" w:rsidRDefault="009E2FD9" w:rsidP="009E2FD9">
      <w:pPr>
        <w:spacing w:after="0" w:line="360" w:lineRule="auto"/>
        <w:rPr>
          <w:ins w:id="546" w:author="Hạnh Nhi" w:date="2025-12-14T23:59:00Z" w16du:dateUtc="2025-12-14T16:59:00Z"/>
        </w:rPr>
      </w:pPr>
    </w:p>
    <w:p w14:paraId="63FD81DE" w14:textId="77777777" w:rsidR="009E2FD9" w:rsidRDefault="009E2FD9" w:rsidP="009E2FD9">
      <w:pPr>
        <w:spacing w:after="0" w:line="360" w:lineRule="auto"/>
        <w:rPr>
          <w:ins w:id="547" w:author="Hạnh Nhi" w:date="2025-12-14T23:59:00Z" w16du:dateUtc="2025-12-14T16:59:00Z"/>
        </w:rPr>
      </w:pPr>
    </w:p>
    <w:p w14:paraId="71F9A572" w14:textId="77777777" w:rsidR="009E2FD9" w:rsidRDefault="009E2FD9" w:rsidP="009E2FD9">
      <w:pPr>
        <w:spacing w:after="0" w:line="360" w:lineRule="auto"/>
        <w:rPr>
          <w:ins w:id="548" w:author="Hạnh Nhi" w:date="2025-12-14T23:59:00Z" w16du:dateUtc="2025-12-14T16:59:00Z"/>
        </w:rPr>
      </w:pPr>
    </w:p>
    <w:p w14:paraId="29E784E7" w14:textId="77777777" w:rsidR="009E2FD9" w:rsidRPr="00B455A6" w:rsidRDefault="009E2FD9">
      <w:pPr>
        <w:spacing w:after="0" w:line="360" w:lineRule="auto"/>
        <w:rPr>
          <w:ins w:id="549" w:author="Hạnh Nhi" w:date="2025-12-14T23:45:00Z" w16du:dateUtc="2025-12-14T16:45:00Z"/>
          <w:lang w:val="en-US"/>
          <w:rPrChange w:id="550" w:author="Hạnh Nhi" w:date="2025-12-14T23:45:00Z" w16du:dateUtc="2025-12-14T16:45:00Z">
            <w:rPr>
              <w:ins w:id="551" w:author="Hạnh Nhi" w:date="2025-12-14T23:45:00Z" w16du:dateUtc="2025-12-14T16:45:00Z"/>
            </w:rPr>
          </w:rPrChange>
        </w:rPr>
        <w:pPrChange w:id="552" w:author="Hạnh Nhi" w:date="2025-12-14T23:59:00Z" w16du:dateUtc="2025-12-14T16:59:00Z">
          <w:pPr>
            <w:numPr>
              <w:numId w:val="53"/>
            </w:numPr>
            <w:tabs>
              <w:tab w:val="num" w:pos="720"/>
            </w:tabs>
            <w:spacing w:after="0" w:line="360" w:lineRule="auto"/>
            <w:ind w:left="720" w:hanging="360"/>
          </w:pPr>
        </w:pPrChange>
      </w:pPr>
    </w:p>
    <w:p w14:paraId="4CC35197" w14:textId="399AF182" w:rsidR="00B455A6" w:rsidRPr="00B455A6" w:rsidRDefault="00B455A6">
      <w:pPr>
        <w:pStyle w:val="Heading2"/>
        <w:numPr>
          <w:ilvl w:val="1"/>
          <w:numId w:val="31"/>
        </w:numPr>
        <w:rPr>
          <w:ins w:id="553" w:author="Hạnh Nhi" w:date="2025-12-14T23:44:00Z" w16du:dateUtc="2025-12-14T16:44:00Z"/>
        </w:rPr>
        <w:pPrChange w:id="554" w:author="Hạnh Nhi" w:date="2025-12-14T23:45:00Z" w16du:dateUtc="2025-12-14T16:45:00Z">
          <w:pPr>
            <w:pStyle w:val="NormalWeb"/>
          </w:pPr>
        </w:pPrChange>
      </w:pPr>
      <w:bookmarkStart w:id="555" w:name="_Toc216676067"/>
      <w:ins w:id="556" w:author="Hạnh Nhi" w:date="2025-12-14T23:45:00Z" w16du:dateUtc="2025-12-14T16:45:00Z">
        <w:r w:rsidRPr="00B455A6">
          <w:t>Private &amp; public address</w:t>
        </w:r>
      </w:ins>
      <w:bookmarkEnd w:id="555"/>
    </w:p>
    <w:tbl>
      <w:tblPr>
        <w:tblStyle w:val="GridTable1Light"/>
        <w:tblW w:w="0" w:type="auto"/>
        <w:tblLook w:val="04A0" w:firstRow="1" w:lastRow="0" w:firstColumn="1" w:lastColumn="0" w:noHBand="0" w:noVBand="1"/>
        <w:tblPrChange w:id="557" w:author="Hạnh Nhi" w:date="2025-12-14T23:57:00Z" w16du:dateUtc="2025-12-14T16:57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63"/>
        <w:gridCol w:w="4119"/>
        <w:tblGridChange w:id="558">
          <w:tblGrid>
            <w:gridCol w:w="5"/>
            <w:gridCol w:w="617"/>
            <w:gridCol w:w="146"/>
            <w:gridCol w:w="3832"/>
            <w:gridCol w:w="287"/>
          </w:tblGrid>
        </w:tblGridChange>
      </w:tblGrid>
      <w:tr w:rsidR="009E2FD9" w:rsidRPr="009E2FD9" w14:paraId="54D0EA67" w14:textId="77777777" w:rsidTr="009E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559" w:author="Hạnh Nhi" w:date="2025-12-14T23:57:00Z"/>
          <w:trPrChange w:id="560" w:author="Hạnh Nhi" w:date="2025-12-14T23:57:00Z" w16du:dateUtc="2025-12-14T16:57:00Z">
            <w:trPr>
              <w:gridAfter w:val="0"/>
              <w:tblHeader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561" w:author="Hạnh Nhi" w:date="2025-12-14T23:57:00Z" w16du:dateUtc="2025-12-14T16:5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DCD738B" w14:textId="77777777" w:rsidR="009E2FD9" w:rsidRPr="009E2FD9" w:rsidRDefault="009E2FD9" w:rsidP="009E2FD9">
            <w:pPr>
              <w:spacing w:after="160" w:line="278" w:lineRule="auto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ins w:id="562" w:author="Hạnh Nhi" w:date="2025-12-14T23:57:00Z"/>
                <w:lang w:val="en-US"/>
              </w:rPr>
            </w:pPr>
            <w:ins w:id="563" w:author="Hạnh Nhi" w:date="2025-12-14T23:57:00Z">
              <w:r w:rsidRPr="009E2FD9">
                <w:rPr>
                  <w:lang w:val="en-US"/>
                </w:rPr>
                <w:t>Class</w:t>
              </w:r>
            </w:ins>
          </w:p>
        </w:tc>
        <w:tc>
          <w:tcPr>
            <w:tcW w:w="0" w:type="auto"/>
            <w:hideMark/>
            <w:tcPrChange w:id="564" w:author="Hạnh Nhi" w:date="2025-12-14T23:57:00Z" w16du:dateUtc="2025-12-14T16:5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DD66440" w14:textId="77777777" w:rsidR="009E2FD9" w:rsidRPr="009E2FD9" w:rsidRDefault="009E2FD9" w:rsidP="009E2F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65" w:author="Hạnh Nhi" w:date="2025-12-14T23:57:00Z"/>
                <w:lang w:val="en-US"/>
              </w:rPr>
            </w:pPr>
            <w:ins w:id="566" w:author="Hạnh Nhi" w:date="2025-12-14T23:57:00Z">
              <w:r w:rsidRPr="009E2FD9">
                <w:rPr>
                  <w:lang w:val="en-US"/>
                </w:rPr>
                <w:t>RFC 1918 – Private IP Address Range</w:t>
              </w:r>
            </w:ins>
          </w:p>
        </w:tc>
      </w:tr>
      <w:tr w:rsidR="009E2FD9" w:rsidRPr="009E2FD9" w14:paraId="76EA7BEA" w14:textId="77777777" w:rsidTr="009E2FD9">
        <w:trPr>
          <w:ins w:id="567" w:author="Hạnh Nhi" w:date="2025-12-14T23:57:00Z"/>
          <w:trPrChange w:id="568" w:author="Hạnh Nhi" w:date="2025-12-14T23:57:00Z" w16du:dateUtc="2025-12-14T16:57:00Z">
            <w:trPr>
              <w:gridAfter w:val="0"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569" w:author="Hạnh Nhi" w:date="2025-12-14T23:57:00Z" w16du:dateUtc="2025-12-14T16:5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DBD54B2" w14:textId="77777777" w:rsidR="009E2FD9" w:rsidRPr="009E2FD9" w:rsidRDefault="009E2FD9" w:rsidP="009E2FD9">
            <w:pPr>
              <w:spacing w:after="160" w:line="278" w:lineRule="auto"/>
              <w:rPr>
                <w:ins w:id="570" w:author="Hạnh Nhi" w:date="2025-12-14T23:57:00Z"/>
                <w:lang w:val="en-US"/>
              </w:rPr>
            </w:pPr>
            <w:ins w:id="571" w:author="Hạnh Nhi" w:date="2025-12-14T23:57:00Z">
              <w:r w:rsidRPr="009E2FD9">
                <w:rPr>
                  <w:lang w:val="en-US"/>
                </w:rPr>
                <w:lastRenderedPageBreak/>
                <w:t>A</w:t>
              </w:r>
            </w:ins>
          </w:p>
        </w:tc>
        <w:tc>
          <w:tcPr>
            <w:tcW w:w="0" w:type="auto"/>
            <w:hideMark/>
            <w:tcPrChange w:id="572" w:author="Hạnh Nhi" w:date="2025-12-14T23:57:00Z" w16du:dateUtc="2025-12-14T16:5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367245B" w14:textId="77777777" w:rsidR="009E2FD9" w:rsidRPr="009E2FD9" w:rsidRDefault="009E2FD9" w:rsidP="009E2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73" w:author="Hạnh Nhi" w:date="2025-12-14T23:57:00Z"/>
                <w:lang w:val="en-US"/>
              </w:rPr>
            </w:pPr>
            <w:ins w:id="574" w:author="Hạnh Nhi" w:date="2025-12-14T23:57:00Z">
              <w:r w:rsidRPr="009E2FD9">
                <w:rPr>
                  <w:lang w:val="en-US"/>
                </w:rPr>
                <w:t>10.0.0.0 – 10.255.255.255</w:t>
              </w:r>
            </w:ins>
          </w:p>
        </w:tc>
      </w:tr>
      <w:tr w:rsidR="009E2FD9" w:rsidRPr="009E2FD9" w14:paraId="0415C710" w14:textId="77777777" w:rsidTr="009E2FD9">
        <w:trPr>
          <w:ins w:id="575" w:author="Hạnh Nhi" w:date="2025-12-14T23:57:00Z"/>
          <w:trPrChange w:id="576" w:author="Hạnh Nhi" w:date="2025-12-14T23:57:00Z" w16du:dateUtc="2025-12-14T16:57:00Z">
            <w:trPr>
              <w:gridAfter w:val="0"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577" w:author="Hạnh Nhi" w:date="2025-12-14T23:57:00Z" w16du:dateUtc="2025-12-14T16:5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CA0BD71" w14:textId="77777777" w:rsidR="009E2FD9" w:rsidRPr="009E2FD9" w:rsidRDefault="009E2FD9" w:rsidP="009E2FD9">
            <w:pPr>
              <w:spacing w:after="160" w:line="278" w:lineRule="auto"/>
              <w:rPr>
                <w:ins w:id="578" w:author="Hạnh Nhi" w:date="2025-12-14T23:57:00Z"/>
                <w:lang w:val="en-US"/>
              </w:rPr>
            </w:pPr>
            <w:ins w:id="579" w:author="Hạnh Nhi" w:date="2025-12-14T23:57:00Z">
              <w:r w:rsidRPr="009E2FD9">
                <w:rPr>
                  <w:lang w:val="en-US"/>
                </w:rPr>
                <w:t>B</w:t>
              </w:r>
            </w:ins>
          </w:p>
        </w:tc>
        <w:tc>
          <w:tcPr>
            <w:tcW w:w="0" w:type="auto"/>
            <w:hideMark/>
            <w:tcPrChange w:id="580" w:author="Hạnh Nhi" w:date="2025-12-14T23:57:00Z" w16du:dateUtc="2025-12-14T16:5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D904E39" w14:textId="77777777" w:rsidR="009E2FD9" w:rsidRPr="009E2FD9" w:rsidRDefault="009E2FD9" w:rsidP="009E2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81" w:author="Hạnh Nhi" w:date="2025-12-14T23:57:00Z"/>
                <w:lang w:val="en-US"/>
              </w:rPr>
            </w:pPr>
            <w:ins w:id="582" w:author="Hạnh Nhi" w:date="2025-12-14T23:57:00Z">
              <w:r w:rsidRPr="009E2FD9">
                <w:rPr>
                  <w:lang w:val="en-US"/>
                </w:rPr>
                <w:t>172.16.0.0 – 172.31.255.255</w:t>
              </w:r>
            </w:ins>
          </w:p>
        </w:tc>
      </w:tr>
      <w:tr w:rsidR="009E2FD9" w:rsidRPr="009E2FD9" w14:paraId="5C839232" w14:textId="77777777" w:rsidTr="009E2FD9">
        <w:trPr>
          <w:ins w:id="583" w:author="Hạnh Nhi" w:date="2025-12-14T23:57:00Z"/>
          <w:trPrChange w:id="584" w:author="Hạnh Nhi" w:date="2025-12-14T23:57:00Z" w16du:dateUtc="2025-12-14T16:57:00Z">
            <w:trPr>
              <w:gridAfter w:val="0"/>
              <w:tblCellSpacing w:w="15" w:type="dxa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  <w:tcPrChange w:id="585" w:author="Hạnh Nhi" w:date="2025-12-14T23:57:00Z" w16du:dateUtc="2025-12-14T16:5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28268EF" w14:textId="77777777" w:rsidR="009E2FD9" w:rsidRPr="009E2FD9" w:rsidRDefault="009E2FD9" w:rsidP="009E2FD9">
            <w:pPr>
              <w:spacing w:after="160" w:line="278" w:lineRule="auto"/>
              <w:rPr>
                <w:ins w:id="586" w:author="Hạnh Nhi" w:date="2025-12-14T23:57:00Z"/>
                <w:lang w:val="en-US"/>
              </w:rPr>
            </w:pPr>
            <w:ins w:id="587" w:author="Hạnh Nhi" w:date="2025-12-14T23:57:00Z">
              <w:r w:rsidRPr="009E2FD9">
                <w:rPr>
                  <w:lang w:val="en-US"/>
                </w:rPr>
                <w:t>C</w:t>
              </w:r>
            </w:ins>
          </w:p>
        </w:tc>
        <w:tc>
          <w:tcPr>
            <w:tcW w:w="0" w:type="auto"/>
            <w:hideMark/>
            <w:tcPrChange w:id="588" w:author="Hạnh Nhi" w:date="2025-12-14T23:57:00Z" w16du:dateUtc="2025-12-14T16:57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0007489" w14:textId="77777777" w:rsidR="009E2FD9" w:rsidRPr="009E2FD9" w:rsidRDefault="009E2FD9" w:rsidP="009E2F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89" w:author="Hạnh Nhi" w:date="2025-12-14T23:57:00Z"/>
                <w:lang w:val="en-US"/>
              </w:rPr>
            </w:pPr>
            <w:ins w:id="590" w:author="Hạnh Nhi" w:date="2025-12-14T23:57:00Z">
              <w:r w:rsidRPr="009E2FD9">
                <w:rPr>
                  <w:lang w:val="en-US"/>
                </w:rPr>
                <w:t>192.168.0.0 – 192.168.255.255</w:t>
              </w:r>
            </w:ins>
          </w:p>
        </w:tc>
      </w:tr>
    </w:tbl>
    <w:p w14:paraId="2D2FC7DC" w14:textId="2982376B" w:rsidR="00B455A6" w:rsidRDefault="009E2FD9" w:rsidP="009E2FD9">
      <w:pPr>
        <w:pStyle w:val="Heading2"/>
        <w:numPr>
          <w:ilvl w:val="1"/>
          <w:numId w:val="31"/>
        </w:numPr>
        <w:rPr>
          <w:ins w:id="591" w:author="Hạnh Nhi" w:date="2025-12-14T23:58:00Z" w16du:dateUtc="2025-12-14T16:58:00Z"/>
        </w:rPr>
      </w:pPr>
      <w:bookmarkStart w:id="592" w:name="_Toc216676068"/>
      <w:ins w:id="593" w:author="Hạnh Nhi" w:date="2025-12-14T23:58:00Z" w16du:dateUtc="2025-12-14T16:58:00Z">
        <w:r w:rsidRPr="009E2FD9">
          <w:t>Transport Layer Overview</w:t>
        </w:r>
        <w:bookmarkEnd w:id="592"/>
      </w:ins>
    </w:p>
    <w:p w14:paraId="41D08AFD" w14:textId="05FD61BC" w:rsidR="009E2FD9" w:rsidRDefault="009E2FD9" w:rsidP="009E2FD9">
      <w:pPr>
        <w:rPr>
          <w:ins w:id="594" w:author="Hạnh Nhi" w:date="2025-12-15T00:01:00Z" w16du:dateUtc="2025-12-14T17:01:00Z"/>
        </w:rPr>
      </w:pPr>
      <w:ins w:id="595" w:author="Hạnh Nhi" w:date="2025-12-15T00:00:00Z" w16du:dateUtc="2025-12-14T17:00:00Z">
        <w:r w:rsidRPr="009E2FD9">
          <w:rPr>
            <w:noProof/>
          </w:rPr>
          <w:drawing>
            <wp:inline distT="0" distB="0" distL="0" distR="0" wp14:anchorId="649B25FD" wp14:editId="05D73F61">
              <wp:extent cx="5073650" cy="2187130"/>
              <wp:effectExtent l="0" t="0" r="0" b="3810"/>
              <wp:docPr id="488751984" name="Picture 1" descr="A green rectangular object with black tex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88751984" name="Picture 1" descr="A green rectangular object with black text&#10;&#10;AI-generated content may be incorrect."/>
                      <pic:cNvPicPr/>
                    </pic:nvPicPr>
                    <pic:blipFill>
                      <a:blip r:embed="rId4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78049" cy="21890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FA38767" w14:textId="0D3D7B3B" w:rsidR="009E2FD9" w:rsidRDefault="009E2FD9" w:rsidP="009E2FD9">
      <w:pPr>
        <w:pStyle w:val="Heading2"/>
        <w:numPr>
          <w:ilvl w:val="1"/>
          <w:numId w:val="31"/>
        </w:numPr>
        <w:rPr>
          <w:ins w:id="596" w:author="Hạnh Nhi" w:date="2025-12-15T00:01:00Z" w16du:dateUtc="2025-12-14T17:01:00Z"/>
        </w:rPr>
      </w:pPr>
      <w:bookmarkStart w:id="597" w:name="_Toc216676069"/>
      <w:ins w:id="598" w:author="Hạnh Nhi" w:date="2025-12-15T00:01:00Z" w16du:dateUtc="2025-12-14T17:01:00Z">
        <w:r w:rsidRPr="009E2FD9">
          <w:t>TCP Segment Format</w:t>
        </w:r>
        <w:bookmarkEnd w:id="597"/>
      </w:ins>
    </w:p>
    <w:p w14:paraId="1654C4E6" w14:textId="65CE0F96" w:rsidR="00EA5422" w:rsidRPr="00EA5422" w:rsidRDefault="009E2FD9" w:rsidP="00EA5422">
      <w:pPr>
        <w:rPr>
          <w:ins w:id="599" w:author="Hạnh Nhi" w:date="2025-12-15T00:11:00Z"/>
          <w:rPrChange w:id="600" w:author="Hạnh Nhi" w:date="2025-12-15T00:11:00Z" w16du:dateUtc="2025-12-14T17:11:00Z">
            <w:rPr>
              <w:ins w:id="601" w:author="Hạnh Nhi" w:date="2025-12-15T00:11:00Z"/>
              <w:lang w:val="en-US"/>
            </w:rPr>
          </w:rPrChange>
        </w:rPr>
      </w:pPr>
      <w:ins w:id="602" w:author="Hạnh Nhi" w:date="2025-12-15T00:01:00Z" w16du:dateUtc="2025-12-14T17:01:00Z">
        <w:r w:rsidRPr="009E2FD9">
          <w:rPr>
            <w:noProof/>
            <w:lang w:val="en-US"/>
          </w:rPr>
          <w:drawing>
            <wp:inline distT="0" distB="0" distL="0" distR="0" wp14:anchorId="783F697F" wp14:editId="6081FB20">
              <wp:extent cx="5758180" cy="3348990"/>
              <wp:effectExtent l="0" t="0" r="0" b="3810"/>
              <wp:docPr id="1846262675" name="Picture 1" descr="A green rectangular box with white tex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46262675" name="Picture 1" descr="A green rectangular box with white text&#10;&#10;AI-generated content may be incorrect."/>
                      <pic:cNvPicPr/>
                    </pic:nvPicPr>
                    <pic:blipFill>
                      <a:blip r:embed="rId4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33489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603" w:author="Hạnh Nhi" w:date="2025-12-15T00:11:00Z">
        <w:r w:rsidR="00EA5422" w:rsidRPr="00EA5422">
          <w:rPr>
            <w:lang w:val="en-US"/>
          </w:rPr>
          <w:t xml:space="preserve">TCP header </w:t>
        </w:r>
        <w:r w:rsidR="00EA5422" w:rsidRPr="00EA5422">
          <w:rPr>
            <w:b/>
            <w:bCs/>
            <w:lang w:val="en-US"/>
          </w:rPr>
          <w:t>tối thiểu 20 bytes</w:t>
        </w:r>
      </w:ins>
    </w:p>
    <w:p w14:paraId="4D125CEF" w14:textId="7356A9DB" w:rsidR="00EA5422" w:rsidRPr="00EA5422" w:rsidRDefault="00EA5422" w:rsidP="00EA5422">
      <w:pPr>
        <w:rPr>
          <w:ins w:id="604" w:author="Hạnh Nhi" w:date="2025-12-15T00:11:00Z"/>
          <w:lang w:val="en-US"/>
        </w:rPr>
      </w:pPr>
      <w:ins w:id="605" w:author="Hạnh Nhi" w:date="2025-12-15T00:11:00Z">
        <w:r w:rsidRPr="00EA5422">
          <w:rPr>
            <w:lang w:val="en-US"/>
          </w:rPr>
          <w:t>TCP đảm bảo:</w:t>
        </w:r>
      </w:ins>
    </w:p>
    <w:p w14:paraId="54840B33" w14:textId="77777777" w:rsidR="00EA5422" w:rsidRPr="00EA5422" w:rsidRDefault="00EA5422" w:rsidP="00EA5422">
      <w:pPr>
        <w:numPr>
          <w:ilvl w:val="0"/>
          <w:numId w:val="65"/>
        </w:numPr>
        <w:rPr>
          <w:ins w:id="606" w:author="Hạnh Nhi" w:date="2025-12-15T00:11:00Z"/>
          <w:lang w:val="en-US"/>
        </w:rPr>
      </w:pPr>
      <w:ins w:id="607" w:author="Hạnh Nhi" w:date="2025-12-15T00:11:00Z">
        <w:r w:rsidRPr="00EA5422">
          <w:rPr>
            <w:b/>
            <w:bCs/>
            <w:lang w:val="en-US"/>
          </w:rPr>
          <w:t>Reliable</w:t>
        </w:r>
        <w:r w:rsidRPr="00EA5422">
          <w:rPr>
            <w:lang w:val="en-US"/>
          </w:rPr>
          <w:t xml:space="preserve"> (đáng tin cậy)</w:t>
        </w:r>
      </w:ins>
    </w:p>
    <w:p w14:paraId="68AE7D37" w14:textId="77777777" w:rsidR="00EA5422" w:rsidRPr="00EA5422" w:rsidRDefault="00EA5422" w:rsidP="00EA5422">
      <w:pPr>
        <w:numPr>
          <w:ilvl w:val="0"/>
          <w:numId w:val="65"/>
        </w:numPr>
        <w:rPr>
          <w:ins w:id="608" w:author="Hạnh Nhi" w:date="2025-12-15T00:11:00Z"/>
          <w:lang w:val="en-US"/>
        </w:rPr>
      </w:pPr>
      <w:ins w:id="609" w:author="Hạnh Nhi" w:date="2025-12-15T00:11:00Z">
        <w:r w:rsidRPr="00EA5422">
          <w:rPr>
            <w:b/>
            <w:bCs/>
            <w:lang w:val="en-US"/>
          </w:rPr>
          <w:t>In-order</w:t>
        </w:r>
        <w:r w:rsidRPr="00EA5422">
          <w:rPr>
            <w:lang w:val="en-US"/>
          </w:rPr>
          <w:t xml:space="preserve"> (đúng thứ tự)</w:t>
        </w:r>
      </w:ins>
    </w:p>
    <w:p w14:paraId="09069115" w14:textId="77777777" w:rsidR="00EA5422" w:rsidRPr="00EA5422" w:rsidRDefault="00EA5422" w:rsidP="00EA5422">
      <w:pPr>
        <w:numPr>
          <w:ilvl w:val="0"/>
          <w:numId w:val="65"/>
        </w:numPr>
        <w:rPr>
          <w:ins w:id="610" w:author="Hạnh Nhi" w:date="2025-12-15T00:11:00Z"/>
          <w:lang w:val="en-US"/>
        </w:rPr>
      </w:pPr>
      <w:ins w:id="611" w:author="Hạnh Nhi" w:date="2025-12-15T00:11:00Z">
        <w:r w:rsidRPr="00EA5422">
          <w:rPr>
            <w:b/>
            <w:bCs/>
            <w:lang w:val="en-US"/>
          </w:rPr>
          <w:t>Flow control</w:t>
        </w:r>
      </w:ins>
    </w:p>
    <w:p w14:paraId="2483FD3E" w14:textId="7D9B8447" w:rsidR="00EA5422" w:rsidRPr="00EA5422" w:rsidRDefault="00EA5422" w:rsidP="009E2FD9">
      <w:pPr>
        <w:rPr>
          <w:ins w:id="612" w:author="Hạnh Nhi" w:date="2025-12-15T00:01:00Z" w16du:dateUtc="2025-12-14T17:01:00Z"/>
          <w:rPrChange w:id="613" w:author="Hạnh Nhi" w:date="2025-12-15T00:11:00Z" w16du:dateUtc="2025-12-14T17:11:00Z">
            <w:rPr>
              <w:ins w:id="614" w:author="Hạnh Nhi" w:date="2025-12-15T00:01:00Z" w16du:dateUtc="2025-12-14T17:01:00Z"/>
              <w:lang w:val="en-US"/>
            </w:rPr>
          </w:rPrChange>
        </w:rPr>
      </w:pPr>
      <w:ins w:id="615" w:author="Hạnh Nhi" w:date="2025-12-15T00:11:00Z">
        <w:r w:rsidRPr="00EA5422">
          <w:rPr>
            <w:lang w:val="en-US"/>
          </w:rPr>
          <w:t>Các trường quan trọng nhất:</w:t>
        </w:r>
        <w:r w:rsidRPr="00EA5422">
          <w:rPr>
            <w:lang w:val="en-US"/>
          </w:rPr>
          <w:br/>
        </w:r>
        <w:r w:rsidRPr="00EA5422">
          <w:rPr>
            <w:b/>
            <w:bCs/>
            <w:lang w:val="en-US"/>
          </w:rPr>
          <w:t>Port – Sequence – ACK – Flags – Window – Checksum</w:t>
        </w:r>
      </w:ins>
    </w:p>
    <w:p w14:paraId="400BF220" w14:textId="483FB7BA" w:rsidR="009E2FD9" w:rsidRDefault="009E2FD9" w:rsidP="009E2FD9">
      <w:pPr>
        <w:pStyle w:val="Heading2"/>
        <w:numPr>
          <w:ilvl w:val="1"/>
          <w:numId w:val="31"/>
        </w:numPr>
        <w:rPr>
          <w:ins w:id="616" w:author="Hạnh Nhi" w:date="2025-12-15T00:02:00Z" w16du:dateUtc="2025-12-14T17:02:00Z"/>
          <w:lang w:val="en-US"/>
        </w:rPr>
      </w:pPr>
      <w:bookmarkStart w:id="617" w:name="_Toc216676070"/>
      <w:ins w:id="618" w:author="Hạnh Nhi" w:date="2025-12-15T00:02:00Z" w16du:dateUtc="2025-12-14T17:02:00Z">
        <w:r w:rsidRPr="009E2FD9">
          <w:rPr>
            <w:lang w:val="en-US"/>
          </w:rPr>
          <w:lastRenderedPageBreak/>
          <w:t>TCP Port Numbers</w:t>
        </w:r>
        <w:bookmarkEnd w:id="617"/>
      </w:ins>
    </w:p>
    <w:p w14:paraId="7A903BBF" w14:textId="1EB15AE8" w:rsidR="00EA5422" w:rsidRPr="00EA5422" w:rsidRDefault="009E2FD9">
      <w:pPr>
        <w:rPr>
          <w:ins w:id="619" w:author="Hạnh Nhi" w:date="2025-12-15T00:12:00Z"/>
          <w:rPrChange w:id="620" w:author="Hạnh Nhi" w:date="2025-12-15T00:12:00Z" w16du:dateUtc="2025-12-14T17:12:00Z">
            <w:rPr>
              <w:ins w:id="621" w:author="Hạnh Nhi" w:date="2025-12-15T00:12:00Z"/>
              <w:b/>
              <w:bCs/>
              <w:lang w:val="en-US"/>
            </w:rPr>
          </w:rPrChange>
        </w:rPr>
        <w:pPrChange w:id="622" w:author="Hạnh Nhi" w:date="2025-12-15T00:12:00Z" w16du:dateUtc="2025-12-14T17:12:00Z">
          <w:pPr>
            <w:numPr>
              <w:numId w:val="66"/>
            </w:numPr>
            <w:tabs>
              <w:tab w:val="num" w:pos="720"/>
            </w:tabs>
            <w:ind w:left="720" w:hanging="360"/>
          </w:pPr>
        </w:pPrChange>
      </w:pPr>
      <w:ins w:id="623" w:author="Hạnh Nhi" w:date="2025-12-15T00:02:00Z" w16du:dateUtc="2025-12-14T17:02:00Z">
        <w:r w:rsidRPr="009E2FD9">
          <w:rPr>
            <w:noProof/>
            <w:lang w:val="en-US"/>
          </w:rPr>
          <w:drawing>
            <wp:inline distT="0" distB="0" distL="0" distR="0" wp14:anchorId="201C9D6C" wp14:editId="5C62D959">
              <wp:extent cx="5758180" cy="3043555"/>
              <wp:effectExtent l="0" t="0" r="0" b="4445"/>
              <wp:docPr id="49787807" name="Picture 1" descr="A diagram of a computer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9787807" name="Picture 1" descr="A diagram of a computer network&#10;&#10;AI-generated content may be incorrect."/>
                      <pic:cNvPicPr/>
                    </pic:nvPicPr>
                    <pic:blipFill>
                      <a:blip r:embed="rId4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3043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A5110FE" w14:textId="77777777" w:rsidR="00EA5422" w:rsidRPr="00EA5422" w:rsidRDefault="00EA5422" w:rsidP="00EA5422">
      <w:pPr>
        <w:numPr>
          <w:ilvl w:val="0"/>
          <w:numId w:val="66"/>
        </w:numPr>
        <w:rPr>
          <w:ins w:id="624" w:author="Hạnh Nhi" w:date="2025-12-15T00:12:00Z"/>
          <w:lang w:val="en-US"/>
        </w:rPr>
      </w:pPr>
      <w:ins w:id="625" w:author="Hạnh Nhi" w:date="2025-12-15T00:12:00Z">
        <w:r w:rsidRPr="00EA5422">
          <w:rPr>
            <w:lang w:val="en-US"/>
            <w:rPrChange w:id="626" w:author="Hạnh Nhi" w:date="2025-12-15T00:12:00Z" w16du:dateUtc="2025-12-14T17:12:00Z">
              <w:rPr>
                <w:b/>
                <w:bCs/>
                <w:lang w:val="en-US"/>
              </w:rPr>
            </w:rPrChange>
          </w:rPr>
          <w:t>Telnet dùng port 23</w:t>
        </w:r>
      </w:ins>
    </w:p>
    <w:p w14:paraId="63058476" w14:textId="77777777" w:rsidR="00EA5422" w:rsidRPr="00EA5422" w:rsidRDefault="00EA5422" w:rsidP="00EA5422">
      <w:pPr>
        <w:numPr>
          <w:ilvl w:val="0"/>
          <w:numId w:val="66"/>
        </w:numPr>
        <w:rPr>
          <w:ins w:id="627" w:author="Hạnh Nhi" w:date="2025-12-15T00:12:00Z"/>
          <w:lang w:val="en-US"/>
        </w:rPr>
      </w:pPr>
      <w:ins w:id="628" w:author="Hạnh Nhi" w:date="2025-12-15T00:12:00Z">
        <w:r w:rsidRPr="00EA5422">
          <w:rPr>
            <w:lang w:val="en-US"/>
          </w:rPr>
          <w:t xml:space="preserve">TCP dùng </w:t>
        </w:r>
        <w:r w:rsidRPr="00EA5422">
          <w:rPr>
            <w:lang w:val="en-US"/>
            <w:rPrChange w:id="629" w:author="Hạnh Nhi" w:date="2025-12-15T00:12:00Z" w16du:dateUtc="2025-12-14T17:12:00Z">
              <w:rPr>
                <w:b/>
                <w:bCs/>
                <w:lang w:val="en-US"/>
              </w:rPr>
            </w:rPrChange>
          </w:rPr>
          <w:t>port number để phân biệt ứng dụng</w:t>
        </w:r>
      </w:ins>
    </w:p>
    <w:p w14:paraId="65B798CD" w14:textId="77777777" w:rsidR="00EA5422" w:rsidRPr="00EA5422" w:rsidRDefault="00EA5422" w:rsidP="00EA5422">
      <w:pPr>
        <w:numPr>
          <w:ilvl w:val="0"/>
          <w:numId w:val="66"/>
        </w:numPr>
        <w:rPr>
          <w:ins w:id="630" w:author="Hạnh Nhi" w:date="2025-12-15T00:12:00Z"/>
          <w:lang w:val="en-US"/>
        </w:rPr>
      </w:pPr>
      <w:ins w:id="631" w:author="Hạnh Nhi" w:date="2025-12-15T00:12:00Z">
        <w:r w:rsidRPr="00EA5422">
          <w:rPr>
            <w:lang w:val="en-US"/>
            <w:rPrChange w:id="632" w:author="Hạnh Nhi" w:date="2025-12-15T00:12:00Z" w16du:dateUtc="2025-12-14T17:12:00Z">
              <w:rPr>
                <w:b/>
                <w:bCs/>
                <w:lang w:val="en-US"/>
              </w:rPr>
            </w:rPrChange>
          </w:rPr>
          <w:t>IP → xác định máy</w:t>
        </w:r>
      </w:ins>
    </w:p>
    <w:p w14:paraId="4F6DECEE" w14:textId="77777777" w:rsidR="00EA5422" w:rsidRPr="00EA5422" w:rsidRDefault="00EA5422" w:rsidP="00EA5422">
      <w:pPr>
        <w:numPr>
          <w:ilvl w:val="0"/>
          <w:numId w:val="66"/>
        </w:numPr>
        <w:rPr>
          <w:ins w:id="633" w:author="Hạnh Nhi" w:date="2025-12-15T00:12:00Z"/>
          <w:lang w:val="en-US"/>
        </w:rPr>
      </w:pPr>
      <w:ins w:id="634" w:author="Hạnh Nhi" w:date="2025-12-15T00:12:00Z">
        <w:r w:rsidRPr="00EA5422">
          <w:rPr>
            <w:lang w:val="en-US"/>
            <w:rPrChange w:id="635" w:author="Hạnh Nhi" w:date="2025-12-15T00:12:00Z" w16du:dateUtc="2025-12-14T17:12:00Z">
              <w:rPr>
                <w:b/>
                <w:bCs/>
                <w:lang w:val="en-US"/>
              </w:rPr>
            </w:rPrChange>
          </w:rPr>
          <w:t>Port → xác định ứng dụng</w:t>
        </w:r>
      </w:ins>
    </w:p>
    <w:p w14:paraId="472734FC" w14:textId="77777777" w:rsidR="00EA5422" w:rsidRPr="00EA5422" w:rsidRDefault="00EA5422" w:rsidP="00EA5422">
      <w:pPr>
        <w:rPr>
          <w:ins w:id="636" w:author="Hạnh Nhi" w:date="2025-12-15T00:12:00Z"/>
          <w:lang w:val="en-US"/>
        </w:rPr>
      </w:pPr>
      <w:ins w:id="637" w:author="Hạnh Nhi" w:date="2025-12-15T00:12:00Z">
        <w:r w:rsidRPr="00EA5422">
          <w:rPr>
            <w:rFonts w:ascii="Segoe UI Emoji" w:hAnsi="Segoe UI Emoji" w:cs="Segoe UI Emoji"/>
            <w:lang w:val="en-US"/>
          </w:rPr>
          <w:t>📌</w:t>
        </w:r>
        <w:r w:rsidRPr="00EA5422">
          <w:rPr>
            <w:lang w:val="en-US"/>
          </w:rPr>
          <w:t xml:space="preserve"> Nhớ 1 câu là đủ:</w:t>
        </w:r>
      </w:ins>
    </w:p>
    <w:p w14:paraId="34C5468F" w14:textId="731656FA" w:rsidR="00EA5422" w:rsidRPr="00EA5422" w:rsidRDefault="00EA5422" w:rsidP="009E2FD9">
      <w:pPr>
        <w:rPr>
          <w:ins w:id="638" w:author="Hạnh Nhi" w:date="2025-12-15T00:03:00Z" w16du:dateUtc="2025-12-14T17:03:00Z"/>
          <w:rPrChange w:id="639" w:author="Hạnh Nhi" w:date="2025-12-15T00:12:00Z" w16du:dateUtc="2025-12-14T17:12:00Z">
            <w:rPr>
              <w:ins w:id="640" w:author="Hạnh Nhi" w:date="2025-12-15T00:03:00Z" w16du:dateUtc="2025-12-14T17:03:00Z"/>
              <w:lang w:val="en-US"/>
            </w:rPr>
          </w:rPrChange>
        </w:rPr>
      </w:pPr>
      <w:ins w:id="641" w:author="Hạnh Nhi" w:date="2025-12-15T00:12:00Z">
        <w:r w:rsidRPr="00EA5422">
          <w:rPr>
            <w:i/>
            <w:iCs/>
            <w:lang w:val="en-US"/>
          </w:rPr>
          <w:t>IP đưa gói đến đúng host, Port đưa gói đến đúng ứng dụng.</w:t>
        </w:r>
      </w:ins>
    </w:p>
    <w:p w14:paraId="7D9DBBB2" w14:textId="22EFF15B" w:rsidR="009E2FD9" w:rsidRDefault="009E2FD9" w:rsidP="009E2FD9">
      <w:pPr>
        <w:pStyle w:val="Heading2"/>
        <w:numPr>
          <w:ilvl w:val="1"/>
          <w:numId w:val="31"/>
        </w:numPr>
        <w:rPr>
          <w:ins w:id="642" w:author="Hạnh Nhi" w:date="2025-12-15T00:03:00Z" w16du:dateUtc="2025-12-14T17:03:00Z"/>
          <w:lang w:val="en-US"/>
        </w:rPr>
      </w:pPr>
      <w:bookmarkStart w:id="643" w:name="_Toc216676071"/>
      <w:ins w:id="644" w:author="Hạnh Nhi" w:date="2025-12-15T00:03:00Z" w16du:dateUtc="2025-12-14T17:03:00Z">
        <w:r w:rsidRPr="009E2FD9">
          <w:rPr>
            <w:rPrChange w:id="645" w:author="Hạnh Nhi" w:date="2025-12-15T00:03:00Z" w16du:dateUtc="2025-12-14T17:03:00Z">
              <w:rPr>
                <w:lang w:val="en-US"/>
              </w:rPr>
            </w:rPrChange>
          </w:rPr>
          <w:t>TCP Three Way</w:t>
        </w:r>
        <w:r>
          <w:rPr>
            <w:lang w:val="en-US"/>
          </w:rPr>
          <w:t xml:space="preserve"> </w:t>
        </w:r>
        <w:r w:rsidRPr="009E2FD9">
          <w:rPr>
            <w:rPrChange w:id="646" w:author="Hạnh Nhi" w:date="2025-12-15T00:03:00Z" w16du:dateUtc="2025-12-14T17:03:00Z">
              <w:rPr>
                <w:lang w:val="en-US"/>
              </w:rPr>
            </w:rPrChange>
          </w:rPr>
          <w:t>Handshake/Open Connection</w:t>
        </w:r>
        <w:bookmarkEnd w:id="643"/>
      </w:ins>
    </w:p>
    <w:p w14:paraId="513BBCE1" w14:textId="32778F9A" w:rsidR="009E2FD9" w:rsidRDefault="009E2FD9" w:rsidP="009E2FD9">
      <w:pPr>
        <w:rPr>
          <w:ins w:id="647" w:author="Hạnh Nhi" w:date="2025-12-15T00:12:00Z" w16du:dateUtc="2025-12-14T17:12:00Z"/>
        </w:rPr>
      </w:pPr>
      <w:ins w:id="648" w:author="Hạnh Nhi" w:date="2025-12-15T00:03:00Z" w16du:dateUtc="2025-12-14T17:03:00Z">
        <w:r w:rsidRPr="009E2FD9">
          <w:rPr>
            <w:noProof/>
            <w:lang w:val="en-US"/>
          </w:rPr>
          <w:drawing>
            <wp:inline distT="0" distB="0" distL="0" distR="0" wp14:anchorId="2FCCD639" wp14:editId="15420B9E">
              <wp:extent cx="5251450" cy="2571867"/>
              <wp:effectExtent l="0" t="0" r="6350" b="0"/>
              <wp:docPr id="251937919" name="Picture 1" descr="A diagram of a computer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1937919" name="Picture 1" descr="A diagram of a computer network&#10;&#10;AI-generated content may be incorrect."/>
                      <pic:cNvPicPr/>
                    </pic:nvPicPr>
                    <pic:blipFill>
                      <a:blip r:embed="rId4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8617" cy="25753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298644C" w14:textId="77777777" w:rsidR="00EA5422" w:rsidRPr="00EA5422" w:rsidRDefault="00EA5422" w:rsidP="00EA5422">
      <w:pPr>
        <w:numPr>
          <w:ilvl w:val="0"/>
          <w:numId w:val="67"/>
        </w:numPr>
        <w:rPr>
          <w:ins w:id="649" w:author="Hạnh Nhi" w:date="2025-12-15T00:13:00Z"/>
          <w:lang w:val="en-US"/>
        </w:rPr>
      </w:pPr>
      <w:ins w:id="650" w:author="Hạnh Nhi" w:date="2025-12-15T00:13:00Z">
        <w:r w:rsidRPr="00EA5422">
          <w:rPr>
            <w:lang w:val="en-US"/>
          </w:rPr>
          <w:t xml:space="preserve">Thứ tự: </w:t>
        </w:r>
        <w:r w:rsidRPr="00EA5422">
          <w:rPr>
            <w:b/>
            <w:bCs/>
            <w:lang w:val="en-US"/>
          </w:rPr>
          <w:t>SYN → SYN-ACK → ACK</w:t>
        </w:r>
      </w:ins>
    </w:p>
    <w:p w14:paraId="6B4C87A1" w14:textId="77777777" w:rsidR="00EA5422" w:rsidRPr="00EA5422" w:rsidRDefault="00EA5422" w:rsidP="00EA5422">
      <w:pPr>
        <w:numPr>
          <w:ilvl w:val="0"/>
          <w:numId w:val="67"/>
        </w:numPr>
        <w:rPr>
          <w:ins w:id="651" w:author="Hạnh Nhi" w:date="2025-12-15T00:13:00Z"/>
          <w:lang w:val="en-US"/>
        </w:rPr>
      </w:pPr>
      <w:ins w:id="652" w:author="Hạnh Nhi" w:date="2025-12-15T00:13:00Z">
        <w:r w:rsidRPr="00EA5422">
          <w:rPr>
            <w:lang w:val="en-US"/>
          </w:rPr>
          <w:t xml:space="preserve">TCP là </w:t>
        </w:r>
        <w:r w:rsidRPr="00EA5422">
          <w:rPr>
            <w:b/>
            <w:bCs/>
            <w:lang w:val="en-US"/>
          </w:rPr>
          <w:t>connection-oriented</w:t>
        </w:r>
        <w:r w:rsidRPr="00EA5422">
          <w:rPr>
            <w:lang w:val="en-US"/>
          </w:rPr>
          <w:t xml:space="preserve"> (có kết nối)</w:t>
        </w:r>
      </w:ins>
    </w:p>
    <w:p w14:paraId="71FC2B63" w14:textId="77777777" w:rsidR="00EA5422" w:rsidRPr="00EA5422" w:rsidRDefault="00EA5422" w:rsidP="00EA5422">
      <w:pPr>
        <w:numPr>
          <w:ilvl w:val="0"/>
          <w:numId w:val="67"/>
        </w:numPr>
        <w:rPr>
          <w:ins w:id="653" w:author="Hạnh Nhi" w:date="2025-12-15T00:13:00Z"/>
          <w:lang w:val="en-US"/>
        </w:rPr>
      </w:pPr>
      <w:ins w:id="654" w:author="Hạnh Nhi" w:date="2025-12-15T00:13:00Z">
        <w:r w:rsidRPr="00EA5422">
          <w:rPr>
            <w:b/>
            <w:bCs/>
            <w:lang w:val="en-US"/>
          </w:rPr>
          <w:t>ACK = SEQ + 1</w:t>
        </w:r>
      </w:ins>
    </w:p>
    <w:p w14:paraId="72197790" w14:textId="77777777" w:rsidR="00EA5422" w:rsidRPr="00EA5422" w:rsidRDefault="00EA5422" w:rsidP="00EA5422">
      <w:pPr>
        <w:numPr>
          <w:ilvl w:val="0"/>
          <w:numId w:val="67"/>
        </w:numPr>
        <w:rPr>
          <w:ins w:id="655" w:author="Hạnh Nhi" w:date="2025-12-15T00:13:00Z"/>
          <w:lang w:val="en-US"/>
        </w:rPr>
      </w:pPr>
      <w:ins w:id="656" w:author="Hạnh Nhi" w:date="2025-12-15T00:13:00Z">
        <w:r w:rsidRPr="00EA5422">
          <w:rPr>
            <w:lang w:val="en-US"/>
          </w:rPr>
          <w:lastRenderedPageBreak/>
          <w:t xml:space="preserve">Dùng để đảm bảo hai bên </w:t>
        </w:r>
        <w:r w:rsidRPr="00EA5422">
          <w:rPr>
            <w:b/>
            <w:bCs/>
            <w:lang w:val="en-US"/>
          </w:rPr>
          <w:t>sẵn sàng giao tiếp</w:t>
        </w:r>
      </w:ins>
    </w:p>
    <w:p w14:paraId="560CC03A" w14:textId="77777777" w:rsidR="00EA5422" w:rsidRPr="00EA5422" w:rsidRDefault="00EA5422" w:rsidP="00EA5422">
      <w:pPr>
        <w:rPr>
          <w:ins w:id="657" w:author="Hạnh Nhi" w:date="2025-12-15T00:13:00Z"/>
          <w:lang w:val="en-US"/>
        </w:rPr>
      </w:pPr>
      <w:ins w:id="658" w:author="Hạnh Nhi" w:date="2025-12-15T00:13:00Z">
        <w:r w:rsidRPr="00EA5422">
          <w:rPr>
            <w:rFonts w:ascii="Segoe UI Emoji" w:hAnsi="Segoe UI Emoji" w:cs="Segoe UI Emoji"/>
            <w:lang w:val="en-US"/>
          </w:rPr>
          <w:t>📌</w:t>
        </w:r>
        <w:r w:rsidRPr="00EA5422">
          <w:rPr>
            <w:lang w:val="en-US"/>
          </w:rPr>
          <w:t xml:space="preserve"> </w:t>
        </w:r>
        <w:r w:rsidRPr="00EA5422">
          <w:rPr>
            <w:b/>
            <w:bCs/>
            <w:lang w:val="en-US"/>
          </w:rPr>
          <w:t>Câu nhớ tủ:</w:t>
        </w:r>
      </w:ins>
    </w:p>
    <w:p w14:paraId="48B131D9" w14:textId="1DBEFCB2" w:rsidR="00EA5422" w:rsidRPr="00EA5422" w:rsidRDefault="00EA5422" w:rsidP="009E2FD9">
      <w:pPr>
        <w:rPr>
          <w:ins w:id="659" w:author="Hạnh Nhi" w:date="2025-12-15T00:03:00Z" w16du:dateUtc="2025-12-14T17:03:00Z"/>
          <w:rPrChange w:id="660" w:author="Hạnh Nhi" w:date="2025-12-15T00:13:00Z" w16du:dateUtc="2025-12-14T17:13:00Z">
            <w:rPr>
              <w:ins w:id="661" w:author="Hạnh Nhi" w:date="2025-12-15T00:03:00Z" w16du:dateUtc="2025-12-14T17:03:00Z"/>
              <w:lang w:val="en-US"/>
            </w:rPr>
          </w:rPrChange>
        </w:rPr>
      </w:pPr>
      <w:ins w:id="662" w:author="Hạnh Nhi" w:date="2025-12-15T00:13:00Z">
        <w:r w:rsidRPr="00EA5422">
          <w:rPr>
            <w:i/>
            <w:iCs/>
            <w:lang w:val="en-US"/>
          </w:rPr>
          <w:t>TCP bắt tay 3 bước: Xin – Đồng ý – Xác nhận.</w:t>
        </w:r>
      </w:ins>
    </w:p>
    <w:p w14:paraId="5671C3B7" w14:textId="3FC4764B" w:rsidR="009E2FD9" w:rsidRDefault="009E2FD9" w:rsidP="009E2FD9">
      <w:pPr>
        <w:pStyle w:val="Heading2"/>
        <w:numPr>
          <w:ilvl w:val="1"/>
          <w:numId w:val="31"/>
        </w:numPr>
        <w:rPr>
          <w:ins w:id="663" w:author="Hạnh Nhi" w:date="2025-12-15T00:03:00Z" w16du:dateUtc="2025-12-14T17:03:00Z"/>
          <w:lang w:val="en-US"/>
        </w:rPr>
      </w:pPr>
      <w:bookmarkStart w:id="664" w:name="_Toc216676072"/>
      <w:ins w:id="665" w:author="Hạnh Nhi" w:date="2025-12-15T00:03:00Z" w16du:dateUtc="2025-12-14T17:03:00Z">
        <w:r w:rsidRPr="009E2FD9">
          <w:rPr>
            <w:lang w:val="en-US"/>
          </w:rPr>
          <w:t xml:space="preserve">TCP Simple </w:t>
        </w:r>
        <w:r w:rsidRPr="009E2FD9">
          <w:rPr>
            <w:rPrChange w:id="666" w:author="Hạnh Nhi" w:date="2025-12-15T00:03:00Z" w16du:dateUtc="2025-12-14T17:03:00Z">
              <w:rPr>
                <w:lang w:val="en-US"/>
              </w:rPr>
            </w:rPrChange>
          </w:rPr>
          <w:t>Acknowledgment</w:t>
        </w:r>
        <w:bookmarkEnd w:id="664"/>
      </w:ins>
    </w:p>
    <w:p w14:paraId="795D4868" w14:textId="1CC94644" w:rsidR="009E2FD9" w:rsidRDefault="009E2FD9" w:rsidP="009E2FD9">
      <w:pPr>
        <w:rPr>
          <w:ins w:id="667" w:author="Hạnh Nhi" w:date="2025-12-15T00:13:00Z" w16du:dateUtc="2025-12-14T17:13:00Z"/>
        </w:rPr>
      </w:pPr>
      <w:ins w:id="668" w:author="Hạnh Nhi" w:date="2025-12-15T00:03:00Z" w16du:dateUtc="2025-12-14T17:03:00Z">
        <w:r w:rsidRPr="009E2FD9">
          <w:rPr>
            <w:noProof/>
            <w:lang w:val="en-US"/>
          </w:rPr>
          <w:drawing>
            <wp:inline distT="0" distB="0" distL="0" distR="0" wp14:anchorId="709955C6" wp14:editId="10D2CA70">
              <wp:extent cx="4093443" cy="2470150"/>
              <wp:effectExtent l="0" t="0" r="2540" b="6350"/>
              <wp:docPr id="737791252" name="Picture 1" descr="A close-up of a couple of cartoon figure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37791252" name="Picture 1" descr="A close-up of a couple of cartoon figures&#10;&#10;AI-generated content may be incorrect."/>
                      <pic:cNvPicPr/>
                    </pic:nvPicPr>
                    <pic:blipFill>
                      <a:blip r:embed="rId5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47967" cy="25030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2E8870D" w14:textId="77777777" w:rsidR="00EA5422" w:rsidRPr="00EA5422" w:rsidRDefault="00EA5422" w:rsidP="00EA5422">
      <w:pPr>
        <w:numPr>
          <w:ilvl w:val="0"/>
          <w:numId w:val="68"/>
        </w:numPr>
        <w:rPr>
          <w:ins w:id="669" w:author="Hạnh Nhi" w:date="2025-12-15T00:13:00Z"/>
          <w:lang w:val="en-US"/>
        </w:rPr>
      </w:pPr>
      <w:ins w:id="670" w:author="Hạnh Nhi" w:date="2025-12-15T00:13:00Z">
        <w:r w:rsidRPr="00EA5422">
          <w:rPr>
            <w:lang w:val="en-US"/>
          </w:rPr>
          <w:t xml:space="preserve">Window size = 1 → </w:t>
        </w:r>
        <w:r w:rsidRPr="00EA5422">
          <w:rPr>
            <w:b/>
            <w:bCs/>
            <w:lang w:val="en-US"/>
          </w:rPr>
          <w:t>Stop-and-Wait</w:t>
        </w:r>
      </w:ins>
    </w:p>
    <w:p w14:paraId="2D91ADC1" w14:textId="77777777" w:rsidR="00EA5422" w:rsidRPr="00EA5422" w:rsidRDefault="00EA5422" w:rsidP="00EA5422">
      <w:pPr>
        <w:numPr>
          <w:ilvl w:val="0"/>
          <w:numId w:val="68"/>
        </w:numPr>
        <w:rPr>
          <w:ins w:id="671" w:author="Hạnh Nhi" w:date="2025-12-15T00:13:00Z"/>
          <w:lang w:val="en-US"/>
        </w:rPr>
      </w:pPr>
      <w:ins w:id="672" w:author="Hạnh Nhi" w:date="2025-12-15T00:13:00Z">
        <w:r w:rsidRPr="00EA5422">
          <w:rPr>
            <w:lang w:val="en-US"/>
          </w:rPr>
          <w:t>TCP gửi → chờ ACK → gửi tiếp</w:t>
        </w:r>
      </w:ins>
    </w:p>
    <w:p w14:paraId="48C38926" w14:textId="77777777" w:rsidR="00EA5422" w:rsidRPr="00EA5422" w:rsidRDefault="00EA5422" w:rsidP="00EA5422">
      <w:pPr>
        <w:numPr>
          <w:ilvl w:val="0"/>
          <w:numId w:val="68"/>
        </w:numPr>
        <w:rPr>
          <w:ins w:id="673" w:author="Hạnh Nhi" w:date="2025-12-15T00:13:00Z"/>
          <w:lang w:val="en-US"/>
        </w:rPr>
      </w:pPr>
      <w:ins w:id="674" w:author="Hạnh Nhi" w:date="2025-12-15T00:13:00Z">
        <w:r w:rsidRPr="00EA5422">
          <w:rPr>
            <w:lang w:val="en-US"/>
          </w:rPr>
          <w:t xml:space="preserve">ACK luôn bằng </w:t>
        </w:r>
        <w:r w:rsidRPr="00EA5422">
          <w:rPr>
            <w:b/>
            <w:bCs/>
            <w:lang w:val="en-US"/>
          </w:rPr>
          <w:t>số thứ tự kế tiếp cần nhận</w:t>
        </w:r>
      </w:ins>
    </w:p>
    <w:p w14:paraId="107164F4" w14:textId="77777777" w:rsidR="00EA5422" w:rsidRPr="00EA5422" w:rsidRDefault="00EA5422" w:rsidP="00EA5422">
      <w:pPr>
        <w:rPr>
          <w:ins w:id="675" w:author="Hạnh Nhi" w:date="2025-12-15T00:13:00Z"/>
          <w:lang w:val="en-US"/>
        </w:rPr>
      </w:pPr>
      <w:ins w:id="676" w:author="Hạnh Nhi" w:date="2025-12-15T00:13:00Z">
        <w:r w:rsidRPr="00EA5422">
          <w:rPr>
            <w:rFonts w:ascii="Segoe UI Emoji" w:hAnsi="Segoe UI Emoji" w:cs="Segoe UI Emoji"/>
            <w:lang w:val="en-US"/>
          </w:rPr>
          <w:t>📌</w:t>
        </w:r>
        <w:r w:rsidRPr="00EA5422">
          <w:rPr>
            <w:lang w:val="en-US"/>
          </w:rPr>
          <w:t xml:space="preserve"> </w:t>
        </w:r>
        <w:r w:rsidRPr="00EA5422">
          <w:rPr>
            <w:b/>
            <w:bCs/>
            <w:lang w:val="en-US"/>
          </w:rPr>
          <w:t>Câu nhớ tủ:</w:t>
        </w:r>
      </w:ins>
    </w:p>
    <w:p w14:paraId="7F075D7D" w14:textId="18FA9680" w:rsidR="00EA5422" w:rsidRPr="00EA5422" w:rsidRDefault="00EA5422" w:rsidP="009E2FD9">
      <w:pPr>
        <w:rPr>
          <w:ins w:id="677" w:author="Hạnh Nhi" w:date="2025-12-15T00:04:00Z" w16du:dateUtc="2025-12-14T17:04:00Z"/>
          <w:rPrChange w:id="678" w:author="Hạnh Nhi" w:date="2025-12-15T00:13:00Z" w16du:dateUtc="2025-12-14T17:13:00Z">
            <w:rPr>
              <w:ins w:id="679" w:author="Hạnh Nhi" w:date="2025-12-15T00:04:00Z" w16du:dateUtc="2025-12-14T17:04:00Z"/>
              <w:lang w:val="en-US"/>
            </w:rPr>
          </w:rPrChange>
        </w:rPr>
      </w:pPr>
      <w:ins w:id="680" w:author="Hạnh Nhi" w:date="2025-12-15T00:13:00Z">
        <w:r w:rsidRPr="00EA5422">
          <w:rPr>
            <w:i/>
            <w:iCs/>
            <w:lang w:val="en-US"/>
          </w:rPr>
          <w:t>TCP xác nhận từng gói để đảm bảo truyền dữ liệu chính xác.</w:t>
        </w:r>
      </w:ins>
    </w:p>
    <w:p w14:paraId="73298083" w14:textId="15834014" w:rsidR="009E2FD9" w:rsidRDefault="009E2FD9" w:rsidP="009E2FD9">
      <w:pPr>
        <w:pStyle w:val="Heading2"/>
        <w:numPr>
          <w:ilvl w:val="1"/>
          <w:numId w:val="31"/>
        </w:numPr>
        <w:rPr>
          <w:ins w:id="681" w:author="Hạnh Nhi" w:date="2025-12-15T00:04:00Z" w16du:dateUtc="2025-12-14T17:04:00Z"/>
          <w:lang w:val="en-US"/>
        </w:rPr>
      </w:pPr>
      <w:bookmarkStart w:id="682" w:name="_Toc216676073"/>
      <w:ins w:id="683" w:author="Hạnh Nhi" w:date="2025-12-15T00:04:00Z" w16du:dateUtc="2025-12-14T17:04:00Z">
        <w:r w:rsidRPr="009E2FD9">
          <w:rPr>
            <w:lang w:val="en-US"/>
          </w:rPr>
          <w:t>TCP Sequence and</w:t>
        </w:r>
        <w:r>
          <w:rPr>
            <w:lang w:val="en-US"/>
          </w:rPr>
          <w:t xml:space="preserve"> </w:t>
        </w:r>
        <w:r w:rsidRPr="009E2FD9">
          <w:rPr>
            <w:lang w:val="en-US"/>
          </w:rPr>
          <w:t>Acknowledgment Numbers</w:t>
        </w:r>
        <w:bookmarkEnd w:id="682"/>
      </w:ins>
    </w:p>
    <w:p w14:paraId="406D3AAF" w14:textId="3EF14918" w:rsidR="009E2FD9" w:rsidRDefault="009E2FD9" w:rsidP="009E2FD9">
      <w:pPr>
        <w:jc w:val="center"/>
        <w:rPr>
          <w:ins w:id="684" w:author="Hạnh Nhi" w:date="2025-12-15T00:14:00Z" w16du:dateUtc="2025-12-14T17:14:00Z"/>
        </w:rPr>
      </w:pPr>
      <w:ins w:id="685" w:author="Hạnh Nhi" w:date="2025-12-15T00:04:00Z" w16du:dateUtc="2025-12-14T17:04:00Z">
        <w:r w:rsidRPr="009E2FD9">
          <w:rPr>
            <w:noProof/>
            <w:lang w:val="en-US"/>
          </w:rPr>
          <w:drawing>
            <wp:inline distT="0" distB="0" distL="0" distR="0" wp14:anchorId="498DF4C9" wp14:editId="58C6A3FD">
              <wp:extent cx="4654230" cy="2578100"/>
              <wp:effectExtent l="0" t="0" r="0" b="0"/>
              <wp:docPr id="958033719" name="Picture 1" descr="A computer diagram with text and number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58033719" name="Picture 1" descr="A computer diagram with text and numbers&#10;&#10;AI-generated content may be incorrect."/>
                      <pic:cNvPicPr/>
                    </pic:nvPicPr>
                    <pic:blipFill>
                      <a:blip r:embed="rId5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75699" cy="25899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260163A" w14:textId="77777777" w:rsidR="00EA5422" w:rsidRPr="00EA5422" w:rsidRDefault="00EA5422" w:rsidP="00EA5422">
      <w:pPr>
        <w:numPr>
          <w:ilvl w:val="0"/>
          <w:numId w:val="69"/>
        </w:numPr>
        <w:rPr>
          <w:ins w:id="686" w:author="Hạnh Nhi" w:date="2025-12-15T00:14:00Z"/>
          <w:lang w:val="en-US"/>
        </w:rPr>
      </w:pPr>
      <w:ins w:id="687" w:author="Hạnh Nhi" w:date="2025-12-15T00:14:00Z">
        <w:r w:rsidRPr="00EA5422">
          <w:rPr>
            <w:b/>
            <w:bCs/>
            <w:lang w:val="en-US"/>
          </w:rPr>
          <w:t>Seq</w:t>
        </w:r>
        <w:r w:rsidRPr="00EA5422">
          <w:rPr>
            <w:lang w:val="en-US"/>
          </w:rPr>
          <w:t>: số byte đang gửi</w:t>
        </w:r>
      </w:ins>
    </w:p>
    <w:p w14:paraId="4B41A36F" w14:textId="77777777" w:rsidR="00EA5422" w:rsidRPr="00EA5422" w:rsidRDefault="00EA5422" w:rsidP="00EA5422">
      <w:pPr>
        <w:numPr>
          <w:ilvl w:val="0"/>
          <w:numId w:val="69"/>
        </w:numPr>
        <w:rPr>
          <w:ins w:id="688" w:author="Hạnh Nhi" w:date="2025-12-15T00:14:00Z"/>
          <w:lang w:val="en-US"/>
        </w:rPr>
      </w:pPr>
      <w:ins w:id="689" w:author="Hạnh Nhi" w:date="2025-12-15T00:14:00Z">
        <w:r w:rsidRPr="00EA5422">
          <w:rPr>
            <w:b/>
            <w:bCs/>
            <w:lang w:val="en-US"/>
          </w:rPr>
          <w:t>Ack = Seq bên kia + 1</w:t>
        </w:r>
      </w:ins>
    </w:p>
    <w:p w14:paraId="3027B689" w14:textId="77777777" w:rsidR="00EA5422" w:rsidRPr="00EA5422" w:rsidRDefault="00EA5422" w:rsidP="00EA5422">
      <w:pPr>
        <w:numPr>
          <w:ilvl w:val="0"/>
          <w:numId w:val="69"/>
        </w:numPr>
        <w:rPr>
          <w:ins w:id="690" w:author="Hạnh Nhi" w:date="2025-12-15T00:14:00Z"/>
          <w:lang w:val="en-US"/>
        </w:rPr>
      </w:pPr>
      <w:ins w:id="691" w:author="Hạnh Nhi" w:date="2025-12-15T00:14:00Z">
        <w:r w:rsidRPr="00EA5422">
          <w:rPr>
            <w:b/>
            <w:bCs/>
            <w:lang w:val="en-US"/>
          </w:rPr>
          <w:t>ACK luôn chỉ ra byte kế tiếp cần nhận</w:t>
        </w:r>
      </w:ins>
    </w:p>
    <w:p w14:paraId="7E927E1B" w14:textId="77777777" w:rsidR="00EA5422" w:rsidRPr="00EA5422" w:rsidRDefault="00EA5422" w:rsidP="00EA5422">
      <w:pPr>
        <w:rPr>
          <w:ins w:id="692" w:author="Hạnh Nhi" w:date="2025-12-15T00:14:00Z"/>
          <w:lang w:val="en-US"/>
        </w:rPr>
      </w:pPr>
      <w:ins w:id="693" w:author="Hạnh Nhi" w:date="2025-12-15T00:14:00Z">
        <w:r w:rsidRPr="00EA5422">
          <w:rPr>
            <w:rFonts w:ascii="Segoe UI Emoji" w:hAnsi="Segoe UI Emoji" w:cs="Segoe UI Emoji"/>
            <w:lang w:val="en-US"/>
          </w:rPr>
          <w:lastRenderedPageBreak/>
          <w:t>📌</w:t>
        </w:r>
        <w:r w:rsidRPr="00EA5422">
          <w:rPr>
            <w:lang w:val="en-US"/>
          </w:rPr>
          <w:t xml:space="preserve"> </w:t>
        </w:r>
        <w:r w:rsidRPr="00EA5422">
          <w:rPr>
            <w:b/>
            <w:bCs/>
            <w:lang w:val="en-US"/>
          </w:rPr>
          <w:t>Câu nhớ tủ:</w:t>
        </w:r>
      </w:ins>
    </w:p>
    <w:p w14:paraId="1CAB15FF" w14:textId="4C6FC04F" w:rsidR="00EA5422" w:rsidRPr="00EA5422" w:rsidRDefault="00EA5422">
      <w:pPr>
        <w:rPr>
          <w:ins w:id="694" w:author="Hạnh Nhi" w:date="2025-12-15T00:04:00Z" w16du:dateUtc="2025-12-14T17:04:00Z"/>
          <w:rPrChange w:id="695" w:author="Hạnh Nhi" w:date="2025-12-15T00:14:00Z" w16du:dateUtc="2025-12-14T17:14:00Z">
            <w:rPr>
              <w:ins w:id="696" w:author="Hạnh Nhi" w:date="2025-12-15T00:04:00Z" w16du:dateUtc="2025-12-14T17:04:00Z"/>
              <w:lang w:val="en-US"/>
            </w:rPr>
          </w:rPrChange>
        </w:rPr>
        <w:pPrChange w:id="697" w:author="Hạnh Nhi" w:date="2025-12-15T00:14:00Z" w16du:dateUtc="2025-12-14T17:14:00Z">
          <w:pPr>
            <w:jc w:val="center"/>
          </w:pPr>
        </w:pPrChange>
      </w:pPr>
      <w:ins w:id="698" w:author="Hạnh Nhi" w:date="2025-12-15T00:14:00Z">
        <w:r w:rsidRPr="00EA5422">
          <w:rPr>
            <w:i/>
            <w:iCs/>
            <w:lang w:val="en-US"/>
          </w:rPr>
          <w:t>TCP không nói “đã nhận gì”, mà nói “tôi đang cần byte nào tiếp theo”.</w:t>
        </w:r>
      </w:ins>
    </w:p>
    <w:p w14:paraId="154887A3" w14:textId="7DFD0133" w:rsidR="009E2FD9" w:rsidRDefault="009E2FD9" w:rsidP="009E2FD9">
      <w:pPr>
        <w:pStyle w:val="Heading2"/>
        <w:numPr>
          <w:ilvl w:val="1"/>
          <w:numId w:val="31"/>
        </w:numPr>
        <w:rPr>
          <w:ins w:id="699" w:author="Hạnh Nhi" w:date="2025-12-15T00:05:00Z" w16du:dateUtc="2025-12-14T17:05:00Z"/>
          <w:lang w:val="en-US"/>
        </w:rPr>
      </w:pPr>
      <w:bookmarkStart w:id="700" w:name="_Toc216676074"/>
      <w:ins w:id="701" w:author="Hạnh Nhi" w:date="2025-12-15T00:05:00Z" w16du:dateUtc="2025-12-14T17:05:00Z">
        <w:r w:rsidRPr="009E2FD9">
          <w:rPr>
            <w:lang w:val="en-US"/>
          </w:rPr>
          <w:t>UDP Segment Format</w:t>
        </w:r>
        <w:bookmarkEnd w:id="700"/>
      </w:ins>
    </w:p>
    <w:p w14:paraId="0E61CE39" w14:textId="6607F6EB" w:rsidR="009E2FD9" w:rsidRDefault="00EA5422" w:rsidP="009E2FD9">
      <w:pPr>
        <w:rPr>
          <w:ins w:id="702" w:author="Hạnh Nhi" w:date="2025-12-15T00:15:00Z" w16du:dateUtc="2025-12-14T17:15:00Z"/>
        </w:rPr>
      </w:pPr>
      <w:ins w:id="703" w:author="Hạnh Nhi" w:date="2025-12-15T00:15:00Z" w16du:dateUtc="2025-12-14T17:15:00Z">
        <w:r w:rsidRPr="00EA5422">
          <w:rPr>
            <w:noProof/>
          </w:rPr>
          <w:drawing>
            <wp:inline distT="0" distB="0" distL="0" distR="0" wp14:anchorId="5A986F95" wp14:editId="6D58B78C">
              <wp:extent cx="5758180" cy="1827530"/>
              <wp:effectExtent l="0" t="0" r="0" b="1270"/>
              <wp:docPr id="1334115347" name="Picture 1" descr="A green rectangular box with black tex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4115347" name="Picture 1" descr="A green rectangular box with black text&#10;&#10;AI-generated content may be incorrect."/>
                      <pic:cNvPicPr/>
                    </pic:nvPicPr>
                    <pic:blipFill>
                      <a:blip r:embed="rId5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18275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F29C07A" w14:textId="6CA29B9D" w:rsidR="00EA5422" w:rsidRDefault="00EA5422">
      <w:pPr>
        <w:pStyle w:val="ListParagraph"/>
        <w:numPr>
          <w:ilvl w:val="0"/>
          <w:numId w:val="70"/>
        </w:numPr>
        <w:spacing w:after="0" w:line="360" w:lineRule="auto"/>
        <w:rPr>
          <w:ins w:id="704" w:author="Hạnh Nhi" w:date="2025-12-15T00:17:00Z" w16du:dateUtc="2025-12-14T17:17:00Z"/>
        </w:rPr>
        <w:pPrChange w:id="705" w:author="Hạnh Nhi" w:date="2025-12-15T00:17:00Z" w16du:dateUtc="2025-12-14T17:17:00Z">
          <w:pPr>
            <w:pStyle w:val="ListParagraph"/>
            <w:numPr>
              <w:numId w:val="70"/>
            </w:numPr>
            <w:ind w:hanging="360"/>
          </w:pPr>
        </w:pPrChange>
      </w:pPr>
      <w:ins w:id="706" w:author="Hạnh Nhi" w:date="2025-12-15T00:15:00Z" w16du:dateUtc="2025-12-14T17:15:00Z">
        <w:r>
          <w:t>No sequence or acknowledgement fields</w:t>
        </w:r>
      </w:ins>
    </w:p>
    <w:p w14:paraId="4688292D" w14:textId="77777777" w:rsidR="00EA5422" w:rsidRDefault="00EA5422">
      <w:pPr>
        <w:pStyle w:val="NormalWeb"/>
        <w:numPr>
          <w:ilvl w:val="0"/>
          <w:numId w:val="70"/>
        </w:numPr>
        <w:spacing w:before="0" w:beforeAutospacing="0" w:after="0" w:afterAutospacing="0" w:line="360" w:lineRule="auto"/>
        <w:rPr>
          <w:ins w:id="707" w:author="Hạnh Nhi" w:date="2025-12-15T00:17:00Z" w16du:dateUtc="2025-12-14T17:17:00Z"/>
        </w:rPr>
        <w:pPrChange w:id="708" w:author="Hạnh Nhi" w:date="2025-12-15T00:17:00Z" w16du:dateUtc="2025-12-14T17:17:00Z">
          <w:pPr>
            <w:pStyle w:val="NormalWeb"/>
            <w:numPr>
              <w:numId w:val="70"/>
            </w:numPr>
            <w:ind w:left="720" w:hanging="360"/>
          </w:pPr>
        </w:pPrChange>
      </w:pPr>
      <w:ins w:id="709" w:author="Hạnh Nhi" w:date="2025-12-15T00:17:00Z" w16du:dateUtc="2025-12-14T17:17:00Z">
        <w:r>
          <w:t xml:space="preserve">UDP header = </w:t>
        </w:r>
        <w:r>
          <w:rPr>
            <w:rStyle w:val="Strong"/>
          </w:rPr>
          <w:t>8 bytes</w:t>
        </w:r>
      </w:ins>
    </w:p>
    <w:p w14:paraId="70A080B5" w14:textId="77777777" w:rsidR="00EA5422" w:rsidRDefault="00EA5422">
      <w:pPr>
        <w:pStyle w:val="NormalWeb"/>
        <w:numPr>
          <w:ilvl w:val="0"/>
          <w:numId w:val="70"/>
        </w:numPr>
        <w:spacing w:before="0" w:beforeAutospacing="0" w:after="0" w:afterAutospacing="0" w:line="360" w:lineRule="auto"/>
        <w:rPr>
          <w:ins w:id="710" w:author="Hạnh Nhi" w:date="2025-12-15T00:17:00Z" w16du:dateUtc="2025-12-14T17:17:00Z"/>
        </w:rPr>
        <w:pPrChange w:id="711" w:author="Hạnh Nhi" w:date="2025-12-15T00:17:00Z" w16du:dateUtc="2025-12-14T17:17:00Z">
          <w:pPr>
            <w:pStyle w:val="NormalWeb"/>
            <w:numPr>
              <w:numId w:val="70"/>
            </w:numPr>
            <w:ind w:left="720" w:hanging="360"/>
          </w:pPr>
        </w:pPrChange>
      </w:pPr>
      <w:ins w:id="712" w:author="Hạnh Nhi" w:date="2025-12-15T00:17:00Z" w16du:dateUtc="2025-12-14T17:17:00Z">
        <w:r>
          <w:t xml:space="preserve">UDP = </w:t>
        </w:r>
        <w:r>
          <w:rPr>
            <w:rStyle w:val="Strong"/>
          </w:rPr>
          <w:t>Fast but unreliable</w:t>
        </w:r>
      </w:ins>
    </w:p>
    <w:p w14:paraId="58768608" w14:textId="77777777" w:rsidR="00EA5422" w:rsidRDefault="00EA5422">
      <w:pPr>
        <w:pStyle w:val="NormalWeb"/>
        <w:numPr>
          <w:ilvl w:val="0"/>
          <w:numId w:val="70"/>
        </w:numPr>
        <w:spacing w:before="0" w:beforeAutospacing="0" w:after="0" w:afterAutospacing="0" w:line="360" w:lineRule="auto"/>
        <w:rPr>
          <w:ins w:id="713" w:author="Hạnh Nhi" w:date="2025-12-15T00:17:00Z" w16du:dateUtc="2025-12-14T17:17:00Z"/>
        </w:rPr>
        <w:pPrChange w:id="714" w:author="Hạnh Nhi" w:date="2025-12-15T00:17:00Z" w16du:dateUtc="2025-12-14T17:17:00Z">
          <w:pPr>
            <w:pStyle w:val="NormalWeb"/>
            <w:numPr>
              <w:numId w:val="70"/>
            </w:numPr>
            <w:ind w:left="720" w:hanging="360"/>
          </w:pPr>
        </w:pPrChange>
      </w:pPr>
      <w:ins w:id="715" w:author="Hạnh Nhi" w:date="2025-12-15T00:17:00Z" w16du:dateUtc="2025-12-14T17:17:00Z">
        <w:r>
          <w:t xml:space="preserve">Dùng cho: </w:t>
        </w:r>
        <w:r>
          <w:rPr>
            <w:rStyle w:val="Strong"/>
          </w:rPr>
          <w:t>streaming, VoIP, game</w:t>
        </w:r>
      </w:ins>
    </w:p>
    <w:p w14:paraId="5600B87F" w14:textId="77777777" w:rsidR="00EA5422" w:rsidRDefault="00EA5422">
      <w:pPr>
        <w:pStyle w:val="NormalWeb"/>
        <w:spacing w:before="0" w:beforeAutospacing="0" w:after="0" w:afterAutospacing="0" w:line="360" w:lineRule="auto"/>
        <w:rPr>
          <w:ins w:id="716" w:author="Hạnh Nhi" w:date="2025-12-15T00:17:00Z" w16du:dateUtc="2025-12-14T17:17:00Z"/>
        </w:rPr>
        <w:pPrChange w:id="717" w:author="Hạnh Nhi" w:date="2025-12-15T00:17:00Z" w16du:dateUtc="2025-12-14T17:17:00Z">
          <w:pPr>
            <w:pStyle w:val="NormalWeb"/>
          </w:pPr>
        </w:pPrChange>
      </w:pPr>
      <w:ins w:id="718" w:author="Hạnh Nhi" w:date="2025-12-15T00:17:00Z" w16du:dateUtc="2025-12-14T17:17:00Z">
        <w:r>
          <w:rPr>
            <w:rFonts w:ascii="Segoe UI Emoji" w:hAnsi="Segoe UI Emoji" w:cs="Segoe UI Emoji"/>
          </w:rPr>
          <w:t>📌</w:t>
        </w:r>
        <w:r>
          <w:t xml:space="preserve"> </w:t>
        </w:r>
        <w:r>
          <w:rPr>
            <w:rStyle w:val="Strong"/>
          </w:rPr>
          <w:t>Câu nhớ tủ:</w:t>
        </w:r>
      </w:ins>
    </w:p>
    <w:p w14:paraId="59CC0B61" w14:textId="061F896F" w:rsidR="00EA5422" w:rsidRPr="004D1947" w:rsidRDefault="00EA5422">
      <w:pPr>
        <w:pStyle w:val="NormalWeb"/>
        <w:spacing w:before="0" w:beforeAutospacing="0" w:after="0" w:afterAutospacing="0" w:line="360" w:lineRule="auto"/>
        <w:rPr>
          <w:ins w:id="719" w:author="Hạnh Nhi" w:date="2025-12-15T00:15:00Z" w16du:dateUtc="2025-12-14T17:15:00Z"/>
        </w:rPr>
        <w:pPrChange w:id="720" w:author="Hạnh Nhi" w:date="2025-12-15T00:17:00Z" w16du:dateUtc="2025-12-14T17:17:00Z">
          <w:pPr>
            <w:pStyle w:val="ListParagraph"/>
            <w:numPr>
              <w:numId w:val="70"/>
            </w:numPr>
            <w:ind w:hanging="360"/>
          </w:pPr>
        </w:pPrChange>
      </w:pPr>
      <w:ins w:id="721" w:author="Hạnh Nhi" w:date="2025-12-15T00:17:00Z" w16du:dateUtc="2025-12-14T17:17:00Z">
        <w:r>
          <w:rPr>
            <w:rStyle w:val="Emphasis"/>
            <w:rFonts w:eastAsiaTheme="majorEastAsia"/>
          </w:rPr>
          <w:t>UDP đơn giản – nhanh – không chờ xác nhận.</w:t>
        </w:r>
      </w:ins>
    </w:p>
    <w:p w14:paraId="5F80AEF0" w14:textId="605A01D1" w:rsidR="00EA5422" w:rsidRDefault="00EA5422" w:rsidP="00EA5422">
      <w:pPr>
        <w:pStyle w:val="Heading2"/>
        <w:numPr>
          <w:ilvl w:val="1"/>
          <w:numId w:val="31"/>
        </w:numPr>
        <w:rPr>
          <w:ins w:id="722" w:author="Hạnh Nhi" w:date="2025-12-15T00:16:00Z" w16du:dateUtc="2025-12-14T17:16:00Z"/>
        </w:rPr>
      </w:pPr>
      <w:bookmarkStart w:id="723" w:name="_Toc216676075"/>
      <w:ins w:id="724" w:author="Hạnh Nhi" w:date="2025-12-15T00:15:00Z" w16du:dateUtc="2025-12-14T17:15:00Z">
        <w:r>
          <w:t>Mapping L2 Address to L3 Address</w:t>
        </w:r>
      </w:ins>
      <w:bookmarkEnd w:id="723"/>
    </w:p>
    <w:p w14:paraId="3385F0F4" w14:textId="46D00525" w:rsidR="00EA5422" w:rsidRDefault="00EA5422" w:rsidP="00EA5422">
      <w:pPr>
        <w:rPr>
          <w:ins w:id="725" w:author="Hạnh Nhi" w:date="2025-12-15T00:16:00Z" w16du:dateUtc="2025-12-14T17:16:00Z"/>
        </w:rPr>
      </w:pPr>
      <w:ins w:id="726" w:author="Hạnh Nhi" w:date="2025-12-15T00:16:00Z">
        <w:r w:rsidRPr="00EA5422">
          <w:t>To send data to a destination, a host must</w:t>
        </w:r>
      </w:ins>
      <w:ins w:id="727" w:author="Hạnh Nhi" w:date="2025-12-15T00:16:00Z" w16du:dateUtc="2025-12-14T17:16:00Z">
        <w:r>
          <w:t xml:space="preserve"> </w:t>
        </w:r>
      </w:ins>
      <w:ins w:id="728" w:author="Hạnh Nhi" w:date="2025-12-15T00:16:00Z">
        <w:r w:rsidRPr="00EA5422">
          <w:t>know the physical (MAC) address of the</w:t>
        </w:r>
      </w:ins>
      <w:ins w:id="729" w:author="Hạnh Nhi" w:date="2025-12-15T00:16:00Z" w16du:dateUtc="2025-12-14T17:16:00Z">
        <w:r>
          <w:t xml:space="preserve"> </w:t>
        </w:r>
      </w:ins>
      <w:ins w:id="730" w:author="Hạnh Nhi" w:date="2025-12-15T00:16:00Z">
        <w:r w:rsidRPr="00EA5422">
          <w:t>destination</w:t>
        </w:r>
      </w:ins>
    </w:p>
    <w:p w14:paraId="66DDD6F3" w14:textId="79E3CEEA" w:rsidR="00EA5422" w:rsidRPr="00EA5422" w:rsidRDefault="00EA5422" w:rsidP="00EA5422">
      <w:pPr>
        <w:rPr>
          <w:ins w:id="731" w:author="Hạnh Nhi" w:date="2025-12-15T00:16:00Z"/>
        </w:rPr>
      </w:pPr>
      <w:ins w:id="732" w:author="Hạnh Nhi" w:date="2025-12-15T00:16:00Z">
        <w:r w:rsidRPr="00EA5422">
          <w:t>Address Resolution Protocol (ARP)</w:t>
        </w:r>
      </w:ins>
    </w:p>
    <w:p w14:paraId="678C1BBD" w14:textId="77777777" w:rsidR="00EA5422" w:rsidRPr="00EA5422" w:rsidRDefault="00EA5422" w:rsidP="00EA5422">
      <w:pPr>
        <w:rPr>
          <w:ins w:id="733" w:author="Hạnh Nhi" w:date="2025-12-15T00:16:00Z"/>
        </w:rPr>
      </w:pPr>
      <w:ins w:id="734" w:author="Hạnh Nhi" w:date="2025-12-15T00:16:00Z">
        <w:r w:rsidRPr="00EA5422">
          <w:t>– Binding IP address – MAC address</w:t>
        </w:r>
      </w:ins>
    </w:p>
    <w:p w14:paraId="05111E58" w14:textId="77777777" w:rsidR="00EA5422" w:rsidRPr="00EA5422" w:rsidRDefault="00EA5422" w:rsidP="00EA5422">
      <w:pPr>
        <w:rPr>
          <w:ins w:id="735" w:author="Hạnh Nhi" w:date="2025-12-15T00:16:00Z"/>
        </w:rPr>
      </w:pPr>
      <w:ins w:id="736" w:author="Hạnh Nhi" w:date="2025-12-15T00:16:00Z">
        <w:r w:rsidRPr="00EA5422">
          <w:t>– ARP request, ARP reply</w:t>
        </w:r>
      </w:ins>
    </w:p>
    <w:p w14:paraId="05F3199E" w14:textId="7CC5D308" w:rsidR="00EA5422" w:rsidRDefault="00EA5422" w:rsidP="00EA5422">
      <w:pPr>
        <w:rPr>
          <w:ins w:id="737" w:author="Hạnh Nhi" w:date="2025-12-15T00:17:00Z" w16du:dateUtc="2025-12-14T17:17:00Z"/>
        </w:rPr>
      </w:pPr>
      <w:ins w:id="738" w:author="Hạnh Nhi" w:date="2025-12-15T00:16:00Z">
        <w:r w:rsidRPr="00EA5422">
          <w:t>– ARP table aging time</w:t>
        </w:r>
      </w:ins>
    </w:p>
    <w:p w14:paraId="7BD9C63C" w14:textId="77777777" w:rsidR="00890FD2" w:rsidRPr="00890FD2" w:rsidRDefault="00890FD2">
      <w:pPr>
        <w:numPr>
          <w:ilvl w:val="0"/>
          <w:numId w:val="73"/>
        </w:numPr>
        <w:spacing w:after="0" w:line="360" w:lineRule="auto"/>
        <w:rPr>
          <w:ins w:id="739" w:author="Hạnh Nhi" w:date="2025-12-15T00:17:00Z"/>
          <w:lang w:val="en-US"/>
        </w:rPr>
        <w:pPrChange w:id="740" w:author="Hạnh Nhi" w:date="2025-12-15T00:17:00Z" w16du:dateUtc="2025-12-14T17:17:00Z">
          <w:pPr>
            <w:numPr>
              <w:numId w:val="73"/>
            </w:numPr>
            <w:tabs>
              <w:tab w:val="num" w:pos="720"/>
            </w:tabs>
            <w:ind w:left="720" w:hanging="360"/>
          </w:pPr>
        </w:pPrChange>
      </w:pPr>
      <w:ins w:id="741" w:author="Hạnh Nhi" w:date="2025-12-15T00:17:00Z">
        <w:r w:rsidRPr="00890FD2">
          <w:rPr>
            <w:lang w:val="en-US"/>
            <w:rPrChange w:id="742" w:author="Hạnh Nhi" w:date="2025-12-15T00:17:00Z" w16du:dateUtc="2025-12-14T17:17:00Z">
              <w:rPr>
                <w:b/>
                <w:bCs/>
                <w:lang w:val="en-US"/>
              </w:rPr>
            </w:rPrChange>
          </w:rPr>
          <w:t>IP → tìm máy</w:t>
        </w:r>
      </w:ins>
    </w:p>
    <w:p w14:paraId="6C96F7D6" w14:textId="77777777" w:rsidR="00890FD2" w:rsidRPr="00890FD2" w:rsidRDefault="00890FD2">
      <w:pPr>
        <w:numPr>
          <w:ilvl w:val="0"/>
          <w:numId w:val="73"/>
        </w:numPr>
        <w:spacing w:after="0" w:line="360" w:lineRule="auto"/>
        <w:rPr>
          <w:ins w:id="743" w:author="Hạnh Nhi" w:date="2025-12-15T00:17:00Z"/>
          <w:lang w:val="en-US"/>
        </w:rPr>
        <w:pPrChange w:id="744" w:author="Hạnh Nhi" w:date="2025-12-15T00:17:00Z" w16du:dateUtc="2025-12-14T17:17:00Z">
          <w:pPr>
            <w:numPr>
              <w:numId w:val="73"/>
            </w:numPr>
            <w:tabs>
              <w:tab w:val="num" w:pos="720"/>
            </w:tabs>
            <w:ind w:left="720" w:hanging="360"/>
          </w:pPr>
        </w:pPrChange>
      </w:pPr>
      <w:ins w:id="745" w:author="Hạnh Nhi" w:date="2025-12-15T00:17:00Z">
        <w:r w:rsidRPr="00890FD2">
          <w:rPr>
            <w:lang w:val="en-US"/>
            <w:rPrChange w:id="746" w:author="Hạnh Nhi" w:date="2025-12-15T00:17:00Z" w16du:dateUtc="2025-12-14T17:17:00Z">
              <w:rPr>
                <w:b/>
                <w:bCs/>
                <w:lang w:val="en-US"/>
              </w:rPr>
            </w:rPrChange>
          </w:rPr>
          <w:t>MAC → gửi gói</w:t>
        </w:r>
      </w:ins>
    </w:p>
    <w:p w14:paraId="76AEB94F" w14:textId="77777777" w:rsidR="00890FD2" w:rsidRPr="00890FD2" w:rsidRDefault="00890FD2">
      <w:pPr>
        <w:numPr>
          <w:ilvl w:val="0"/>
          <w:numId w:val="73"/>
        </w:numPr>
        <w:spacing w:after="0" w:line="360" w:lineRule="auto"/>
        <w:rPr>
          <w:ins w:id="747" w:author="Hạnh Nhi" w:date="2025-12-15T00:17:00Z"/>
          <w:lang w:val="en-US"/>
        </w:rPr>
        <w:pPrChange w:id="748" w:author="Hạnh Nhi" w:date="2025-12-15T00:17:00Z" w16du:dateUtc="2025-12-14T17:17:00Z">
          <w:pPr>
            <w:numPr>
              <w:numId w:val="73"/>
            </w:numPr>
            <w:tabs>
              <w:tab w:val="num" w:pos="720"/>
            </w:tabs>
            <w:ind w:left="720" w:hanging="360"/>
          </w:pPr>
        </w:pPrChange>
      </w:pPr>
      <w:ins w:id="749" w:author="Hạnh Nhi" w:date="2025-12-15T00:17:00Z">
        <w:r w:rsidRPr="00890FD2">
          <w:rPr>
            <w:lang w:val="en-US"/>
            <w:rPrChange w:id="750" w:author="Hạnh Nhi" w:date="2025-12-15T00:17:00Z" w16du:dateUtc="2025-12-14T17:17:00Z">
              <w:rPr>
                <w:b/>
                <w:bCs/>
                <w:lang w:val="en-US"/>
              </w:rPr>
            </w:rPrChange>
          </w:rPr>
          <w:t>ARP = IP → MAC</w:t>
        </w:r>
      </w:ins>
    </w:p>
    <w:p w14:paraId="2808138C" w14:textId="77777777" w:rsidR="00890FD2" w:rsidRPr="00890FD2" w:rsidRDefault="00890FD2">
      <w:pPr>
        <w:numPr>
          <w:ilvl w:val="0"/>
          <w:numId w:val="73"/>
        </w:numPr>
        <w:spacing w:after="0" w:line="360" w:lineRule="auto"/>
        <w:rPr>
          <w:ins w:id="751" w:author="Hạnh Nhi" w:date="2025-12-15T00:17:00Z"/>
          <w:lang w:val="en-US"/>
        </w:rPr>
        <w:pPrChange w:id="752" w:author="Hạnh Nhi" w:date="2025-12-15T00:17:00Z" w16du:dateUtc="2025-12-14T17:17:00Z">
          <w:pPr>
            <w:numPr>
              <w:numId w:val="73"/>
            </w:numPr>
            <w:tabs>
              <w:tab w:val="num" w:pos="720"/>
            </w:tabs>
            <w:ind w:left="720" w:hanging="360"/>
          </w:pPr>
        </w:pPrChange>
      </w:pPr>
      <w:ins w:id="753" w:author="Hạnh Nhi" w:date="2025-12-15T00:17:00Z">
        <w:r w:rsidRPr="00890FD2">
          <w:rPr>
            <w:lang w:val="en-US"/>
          </w:rPr>
          <w:t xml:space="preserve">ARP Request = </w:t>
        </w:r>
        <w:r w:rsidRPr="00890FD2">
          <w:rPr>
            <w:lang w:val="en-US"/>
            <w:rPrChange w:id="754" w:author="Hạnh Nhi" w:date="2025-12-15T00:17:00Z" w16du:dateUtc="2025-12-14T17:17:00Z">
              <w:rPr>
                <w:b/>
                <w:bCs/>
                <w:lang w:val="en-US"/>
              </w:rPr>
            </w:rPrChange>
          </w:rPr>
          <w:t>broadcast</w:t>
        </w:r>
      </w:ins>
    </w:p>
    <w:p w14:paraId="58E2A179" w14:textId="77777777" w:rsidR="00890FD2" w:rsidRPr="00890FD2" w:rsidRDefault="00890FD2">
      <w:pPr>
        <w:numPr>
          <w:ilvl w:val="0"/>
          <w:numId w:val="73"/>
        </w:numPr>
        <w:spacing w:after="0" w:line="360" w:lineRule="auto"/>
        <w:rPr>
          <w:ins w:id="755" w:author="Hạnh Nhi" w:date="2025-12-15T00:17:00Z"/>
          <w:lang w:val="en-US"/>
        </w:rPr>
        <w:pPrChange w:id="756" w:author="Hạnh Nhi" w:date="2025-12-15T00:17:00Z" w16du:dateUtc="2025-12-14T17:17:00Z">
          <w:pPr>
            <w:numPr>
              <w:numId w:val="73"/>
            </w:numPr>
            <w:tabs>
              <w:tab w:val="num" w:pos="720"/>
            </w:tabs>
            <w:ind w:left="720" w:hanging="360"/>
          </w:pPr>
        </w:pPrChange>
      </w:pPr>
      <w:ins w:id="757" w:author="Hạnh Nhi" w:date="2025-12-15T00:17:00Z">
        <w:r w:rsidRPr="00890FD2">
          <w:rPr>
            <w:lang w:val="en-US"/>
          </w:rPr>
          <w:t xml:space="preserve">ARP Reply = </w:t>
        </w:r>
        <w:r w:rsidRPr="00890FD2">
          <w:rPr>
            <w:lang w:val="en-US"/>
            <w:rPrChange w:id="758" w:author="Hạnh Nhi" w:date="2025-12-15T00:17:00Z" w16du:dateUtc="2025-12-14T17:17:00Z">
              <w:rPr>
                <w:b/>
                <w:bCs/>
                <w:lang w:val="en-US"/>
              </w:rPr>
            </w:rPrChange>
          </w:rPr>
          <w:t>unicast</w:t>
        </w:r>
      </w:ins>
    </w:p>
    <w:p w14:paraId="095980F8" w14:textId="77777777" w:rsidR="00890FD2" w:rsidRPr="00890FD2" w:rsidRDefault="00890FD2">
      <w:pPr>
        <w:spacing w:after="0" w:line="360" w:lineRule="auto"/>
        <w:rPr>
          <w:ins w:id="759" w:author="Hạnh Nhi" w:date="2025-12-15T00:17:00Z"/>
          <w:lang w:val="en-US"/>
        </w:rPr>
        <w:pPrChange w:id="760" w:author="Hạnh Nhi" w:date="2025-12-15T00:17:00Z" w16du:dateUtc="2025-12-14T17:17:00Z">
          <w:pPr/>
        </w:pPrChange>
      </w:pPr>
      <w:ins w:id="761" w:author="Hạnh Nhi" w:date="2025-12-15T00:17:00Z">
        <w:r w:rsidRPr="00890FD2">
          <w:rPr>
            <w:rFonts w:ascii="Segoe UI Emoji" w:hAnsi="Segoe UI Emoji" w:cs="Segoe UI Emoji"/>
            <w:lang w:val="en-US"/>
          </w:rPr>
          <w:t>📌</w:t>
        </w:r>
        <w:r w:rsidRPr="00890FD2">
          <w:rPr>
            <w:lang w:val="en-US"/>
          </w:rPr>
          <w:t xml:space="preserve"> </w:t>
        </w:r>
        <w:r w:rsidRPr="00890FD2">
          <w:rPr>
            <w:lang w:val="en-US"/>
            <w:rPrChange w:id="762" w:author="Hạnh Nhi" w:date="2025-12-15T00:17:00Z" w16du:dateUtc="2025-12-14T17:17:00Z">
              <w:rPr>
                <w:b/>
                <w:bCs/>
                <w:lang w:val="en-US"/>
              </w:rPr>
            </w:rPrChange>
          </w:rPr>
          <w:t>Câu nhớ tủ:</w:t>
        </w:r>
      </w:ins>
    </w:p>
    <w:p w14:paraId="5D5015E5" w14:textId="13063A58" w:rsidR="00890FD2" w:rsidRDefault="00890FD2" w:rsidP="00890FD2">
      <w:pPr>
        <w:spacing w:after="0" w:line="360" w:lineRule="auto"/>
        <w:rPr>
          <w:ins w:id="763" w:author="Hạnh Nhi" w:date="2025-12-15T00:18:00Z" w16du:dateUtc="2025-12-14T17:18:00Z"/>
          <w:i/>
          <w:iCs/>
        </w:rPr>
      </w:pPr>
      <w:ins w:id="764" w:author="Hạnh Nhi" w:date="2025-12-15T00:17:00Z">
        <w:r w:rsidRPr="00890FD2">
          <w:rPr>
            <w:i/>
            <w:iCs/>
            <w:lang w:val="en-US"/>
          </w:rPr>
          <w:t>Muốn gửi gói trong LAN, phải đổi IP sang MAC bằng ARP.</w:t>
        </w:r>
      </w:ins>
    </w:p>
    <w:p w14:paraId="03306C1A" w14:textId="7F997B75" w:rsidR="00890FD2" w:rsidRPr="00890FD2" w:rsidRDefault="00890FD2">
      <w:pPr>
        <w:spacing w:after="0" w:line="360" w:lineRule="auto"/>
        <w:rPr>
          <w:ins w:id="765" w:author="Hạnh Nhi" w:date="2025-12-15T00:16:00Z" w16du:dateUtc="2025-12-14T17:16:00Z"/>
        </w:rPr>
        <w:pPrChange w:id="766" w:author="Hạnh Nhi" w:date="2025-12-15T00:17:00Z" w16du:dateUtc="2025-12-14T17:17:00Z">
          <w:pPr/>
        </w:pPrChange>
      </w:pPr>
      <w:ins w:id="767" w:author="Hạnh Nhi" w:date="2025-12-15T00:18:00Z" w16du:dateUtc="2025-12-14T17:18:00Z">
        <w:r w:rsidRPr="00890FD2">
          <w:rPr>
            <w:noProof/>
          </w:rPr>
          <w:lastRenderedPageBreak/>
          <w:drawing>
            <wp:inline distT="0" distB="0" distL="0" distR="0" wp14:anchorId="3E223EFA" wp14:editId="3F6A6AD5">
              <wp:extent cx="5758180" cy="2924175"/>
              <wp:effectExtent l="0" t="0" r="0" b="9525"/>
              <wp:docPr id="1916655792" name="Picture 1" descr="A diagram of a computer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6655792" name="Picture 1" descr="A diagram of a computer network&#10;&#10;AI-generated content may be incorrect."/>
                      <pic:cNvPicPr/>
                    </pic:nvPicPr>
                    <pic:blipFill>
                      <a:blip r:embed="rId5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2924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62C033B" w14:textId="615C7FB4" w:rsidR="00EA5422" w:rsidRDefault="00890FD2" w:rsidP="00890FD2">
      <w:pPr>
        <w:pStyle w:val="Heading2"/>
        <w:numPr>
          <w:ilvl w:val="1"/>
          <w:numId w:val="31"/>
        </w:numPr>
        <w:rPr>
          <w:ins w:id="768" w:author="Hạnh Nhi" w:date="2025-12-15T00:18:00Z" w16du:dateUtc="2025-12-14T17:18:00Z"/>
        </w:rPr>
      </w:pPr>
      <w:bookmarkStart w:id="769" w:name="_Toc216676076"/>
      <w:ins w:id="770" w:author="Hạnh Nhi" w:date="2025-12-15T00:18:00Z" w16du:dateUtc="2025-12-14T17:18:00Z">
        <w:r w:rsidRPr="00890FD2">
          <w:t>Packet delivery</w:t>
        </w:r>
        <w:bookmarkEnd w:id="769"/>
      </w:ins>
    </w:p>
    <w:p w14:paraId="1F990730" w14:textId="19421E54" w:rsidR="00890FD2" w:rsidRDefault="00890FD2" w:rsidP="00890FD2">
      <w:pPr>
        <w:rPr>
          <w:ins w:id="771" w:author="Hạnh Nhi" w:date="2025-12-15T00:18:00Z" w16du:dateUtc="2025-12-14T17:18:00Z"/>
        </w:rPr>
      </w:pPr>
      <w:ins w:id="772" w:author="Hạnh Nhi" w:date="2025-12-15T00:18:00Z" w16du:dateUtc="2025-12-14T17:18:00Z">
        <w:r w:rsidRPr="00890FD2">
          <w:rPr>
            <w:noProof/>
          </w:rPr>
          <w:drawing>
            <wp:inline distT="0" distB="0" distL="0" distR="0" wp14:anchorId="18923397" wp14:editId="30043547">
              <wp:extent cx="5308600" cy="2712842"/>
              <wp:effectExtent l="0" t="0" r="6350" b="0"/>
              <wp:docPr id="1123812074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3812074" name="Picture 1" descr="A screenshot of a computer&#10;&#10;AI-generated content may be incorrect."/>
                      <pic:cNvPicPr/>
                    </pic:nvPicPr>
                    <pic:blipFill>
                      <a:blip r:embed="rId5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12950" cy="27150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10588E6" w14:textId="0BF42CD8" w:rsidR="00890FD2" w:rsidRDefault="00890FD2" w:rsidP="00890FD2">
      <w:pPr>
        <w:pStyle w:val="Heading2"/>
        <w:numPr>
          <w:ilvl w:val="1"/>
          <w:numId w:val="31"/>
        </w:numPr>
        <w:rPr>
          <w:ins w:id="773" w:author="Hạnh Nhi" w:date="2025-12-15T00:19:00Z" w16du:dateUtc="2025-12-14T17:19:00Z"/>
        </w:rPr>
      </w:pPr>
      <w:bookmarkStart w:id="774" w:name="_Toc216676077"/>
      <w:ins w:id="775" w:author="Hạnh Nhi" w:date="2025-12-15T00:19:00Z" w16du:dateUtc="2025-12-14T17:19:00Z">
        <w:r w:rsidRPr="00890FD2">
          <w:t>IP Layer Operation</w:t>
        </w:r>
        <w:bookmarkEnd w:id="774"/>
      </w:ins>
    </w:p>
    <w:p w14:paraId="253D25B6" w14:textId="0AA9BF9F" w:rsidR="00890FD2" w:rsidRDefault="00890FD2" w:rsidP="00890FD2">
      <w:pPr>
        <w:rPr>
          <w:ins w:id="776" w:author="Hạnh Nhi" w:date="2025-12-15T00:20:00Z" w16du:dateUtc="2025-12-14T17:20:00Z"/>
        </w:rPr>
      </w:pPr>
      <w:ins w:id="777" w:author="Hạnh Nhi" w:date="2025-12-15T00:19:00Z" w16du:dateUtc="2025-12-14T17:19:00Z">
        <w:r w:rsidRPr="00890FD2">
          <w:rPr>
            <w:noProof/>
          </w:rPr>
          <w:drawing>
            <wp:inline distT="0" distB="0" distL="0" distR="0" wp14:anchorId="2D28E285" wp14:editId="24D93CCA">
              <wp:extent cx="5533231" cy="2717800"/>
              <wp:effectExtent l="0" t="0" r="0" b="6350"/>
              <wp:docPr id="529588363" name="Picture 1" descr="A close-up of a box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9588363" name="Picture 1" descr="A close-up of a box&#10;&#10;AI-generated content may be incorrect."/>
                      <pic:cNvPicPr/>
                    </pic:nvPicPr>
                    <pic:blipFill>
                      <a:blip r:embed="rId5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74738" cy="27381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16D7E68" w14:textId="1D42570E" w:rsidR="00890FD2" w:rsidRDefault="00890FD2" w:rsidP="00890FD2">
      <w:pPr>
        <w:pStyle w:val="Heading2"/>
        <w:numPr>
          <w:ilvl w:val="1"/>
          <w:numId w:val="31"/>
        </w:numPr>
        <w:rPr>
          <w:ins w:id="778" w:author="Hạnh Nhi" w:date="2025-12-15T00:20:00Z" w16du:dateUtc="2025-12-14T17:20:00Z"/>
        </w:rPr>
      </w:pPr>
      <w:bookmarkStart w:id="779" w:name="_Toc216676078"/>
      <w:ins w:id="780" w:author="Hạnh Nhi" w:date="2025-12-15T00:20:00Z" w16du:dateUtc="2025-12-14T17:20:00Z">
        <w:r w:rsidRPr="00890FD2">
          <w:lastRenderedPageBreak/>
          <w:t>ARP table lookup</w:t>
        </w:r>
        <w:bookmarkEnd w:id="779"/>
      </w:ins>
    </w:p>
    <w:p w14:paraId="0E4CA2D9" w14:textId="3D3D6CA6" w:rsidR="00890FD2" w:rsidRDefault="00890FD2" w:rsidP="00890FD2">
      <w:pPr>
        <w:rPr>
          <w:ins w:id="781" w:author="Hạnh Nhi" w:date="2025-12-15T00:20:00Z" w16du:dateUtc="2025-12-14T17:20:00Z"/>
        </w:rPr>
      </w:pPr>
      <w:ins w:id="782" w:author="Hạnh Nhi" w:date="2025-12-15T00:20:00Z" w16du:dateUtc="2025-12-14T17:20:00Z">
        <w:r w:rsidRPr="00890FD2">
          <w:rPr>
            <w:noProof/>
          </w:rPr>
          <w:drawing>
            <wp:inline distT="0" distB="0" distL="0" distR="0" wp14:anchorId="787DF11F" wp14:editId="6F81D0BB">
              <wp:extent cx="5600700" cy="2590972"/>
              <wp:effectExtent l="0" t="0" r="0" b="0"/>
              <wp:docPr id="510406549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0406549" name="Picture 1" descr="A screenshot of a computer&#10;&#10;AI-generated content may be incorrect."/>
                      <pic:cNvPicPr/>
                    </pic:nvPicPr>
                    <pic:blipFill>
                      <a:blip r:embed="rId5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5864" cy="25933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4660835" w14:textId="2635584D" w:rsidR="00890FD2" w:rsidRDefault="00890FD2" w:rsidP="00890FD2">
      <w:pPr>
        <w:pStyle w:val="Heading2"/>
        <w:numPr>
          <w:ilvl w:val="1"/>
          <w:numId w:val="31"/>
        </w:numPr>
        <w:rPr>
          <w:ins w:id="783" w:author="Hạnh Nhi" w:date="2025-12-15T00:20:00Z" w16du:dateUtc="2025-12-14T17:20:00Z"/>
        </w:rPr>
      </w:pPr>
      <w:bookmarkStart w:id="784" w:name="_Toc216676079"/>
      <w:ins w:id="785" w:author="Hạnh Nhi" w:date="2025-12-15T00:20:00Z" w16du:dateUtc="2025-12-14T17:20:00Z">
        <w:r w:rsidRPr="00890FD2">
          <w:t>ARP request</w:t>
        </w:r>
        <w:bookmarkEnd w:id="784"/>
      </w:ins>
    </w:p>
    <w:p w14:paraId="10192D3C" w14:textId="5190EA6D" w:rsidR="00890FD2" w:rsidRDefault="00890FD2" w:rsidP="00890FD2">
      <w:pPr>
        <w:rPr>
          <w:ins w:id="786" w:author="Hạnh Nhi" w:date="2025-12-15T00:21:00Z" w16du:dateUtc="2025-12-14T17:21:00Z"/>
        </w:rPr>
      </w:pPr>
      <w:ins w:id="787" w:author="Hạnh Nhi" w:date="2025-12-15T00:20:00Z" w16du:dateUtc="2025-12-14T17:20:00Z">
        <w:r w:rsidRPr="00890FD2">
          <w:rPr>
            <w:noProof/>
          </w:rPr>
          <w:drawing>
            <wp:inline distT="0" distB="0" distL="0" distR="0" wp14:anchorId="3F7E3B1A" wp14:editId="21798B42">
              <wp:extent cx="5137150" cy="2670548"/>
              <wp:effectExtent l="0" t="0" r="6350" b="0"/>
              <wp:docPr id="2020394939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0394939" name="Picture 1" descr="A screenshot of a computer&#10;&#10;AI-generated content may be incorrect."/>
                      <pic:cNvPicPr/>
                    </pic:nvPicPr>
                    <pic:blipFill>
                      <a:blip r:embed="rId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42429" cy="26732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6129152" w14:textId="2E9D0BCB" w:rsidR="00890FD2" w:rsidRDefault="00890FD2" w:rsidP="00890FD2">
      <w:pPr>
        <w:pStyle w:val="Heading2"/>
        <w:numPr>
          <w:ilvl w:val="1"/>
          <w:numId w:val="31"/>
        </w:numPr>
        <w:rPr>
          <w:ins w:id="788" w:author="Hạnh Nhi" w:date="2025-12-15T00:21:00Z" w16du:dateUtc="2025-12-14T17:21:00Z"/>
        </w:rPr>
      </w:pPr>
      <w:bookmarkStart w:id="789" w:name="_Toc216676080"/>
      <w:ins w:id="790" w:author="Hạnh Nhi" w:date="2025-12-15T00:21:00Z" w16du:dateUtc="2025-12-14T17:21:00Z">
        <w:r w:rsidRPr="00890FD2">
          <w:t>ARP learning</w:t>
        </w:r>
        <w:bookmarkEnd w:id="789"/>
      </w:ins>
    </w:p>
    <w:p w14:paraId="4F28BECB" w14:textId="3B682DB9" w:rsidR="00890FD2" w:rsidRDefault="00890FD2" w:rsidP="00890FD2">
      <w:pPr>
        <w:rPr>
          <w:ins w:id="791" w:author="Hạnh Nhi" w:date="2025-12-15T00:21:00Z" w16du:dateUtc="2025-12-14T17:21:00Z"/>
        </w:rPr>
      </w:pPr>
      <w:ins w:id="792" w:author="Hạnh Nhi" w:date="2025-12-15T00:21:00Z" w16du:dateUtc="2025-12-14T17:21:00Z">
        <w:r w:rsidRPr="00890FD2">
          <w:rPr>
            <w:noProof/>
          </w:rPr>
          <w:drawing>
            <wp:inline distT="0" distB="0" distL="0" distR="0" wp14:anchorId="26AEF2A4" wp14:editId="6E51A703">
              <wp:extent cx="5092700" cy="2774926"/>
              <wp:effectExtent l="0" t="0" r="0" b="6985"/>
              <wp:docPr id="1407439050" name="Picture 1" descr="A white rectangular object with black tex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7439050" name="Picture 1" descr="A white rectangular object with black text&#10;&#10;AI-generated content may be incorrect."/>
                      <pic:cNvPicPr/>
                    </pic:nvPicPr>
                    <pic:blipFill>
                      <a:blip r:embed="rId5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6108" cy="278768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3142EC9" w14:textId="44290A7B" w:rsidR="00890FD2" w:rsidRDefault="00890FD2" w:rsidP="00890FD2">
      <w:pPr>
        <w:pStyle w:val="Heading2"/>
        <w:numPr>
          <w:ilvl w:val="1"/>
          <w:numId w:val="31"/>
        </w:numPr>
        <w:rPr>
          <w:ins w:id="793" w:author="Hạnh Nhi" w:date="2025-12-15T00:21:00Z" w16du:dateUtc="2025-12-14T17:21:00Z"/>
        </w:rPr>
      </w:pPr>
      <w:bookmarkStart w:id="794" w:name="_Toc216676081"/>
      <w:ins w:id="795" w:author="Hạnh Nhi" w:date="2025-12-15T00:21:00Z" w16du:dateUtc="2025-12-14T17:21:00Z">
        <w:r w:rsidRPr="00890FD2">
          <w:lastRenderedPageBreak/>
          <w:t>ARP reply</w:t>
        </w:r>
        <w:bookmarkEnd w:id="794"/>
      </w:ins>
    </w:p>
    <w:p w14:paraId="73F9D767" w14:textId="5C329B5A" w:rsidR="00890FD2" w:rsidRDefault="00890FD2" w:rsidP="00890FD2">
      <w:pPr>
        <w:rPr>
          <w:ins w:id="796" w:author="Hạnh Nhi" w:date="2025-12-15T00:22:00Z" w16du:dateUtc="2025-12-14T17:22:00Z"/>
        </w:rPr>
      </w:pPr>
      <w:ins w:id="797" w:author="Hạnh Nhi" w:date="2025-12-15T00:21:00Z" w16du:dateUtc="2025-12-14T17:21:00Z">
        <w:r w:rsidRPr="00890FD2">
          <w:rPr>
            <w:noProof/>
          </w:rPr>
          <w:drawing>
            <wp:inline distT="0" distB="0" distL="0" distR="0" wp14:anchorId="1C7EC1B6" wp14:editId="78399890">
              <wp:extent cx="4972050" cy="2527148"/>
              <wp:effectExtent l="0" t="0" r="0" b="6985"/>
              <wp:docPr id="586777624" name="Picture 1" descr="A close-up of a cha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86777624" name="Picture 1" descr="A close-up of a chat&#10;&#10;AI-generated content may be incorrect."/>
                      <pic:cNvPicPr/>
                    </pic:nvPicPr>
                    <pic:blipFill>
                      <a:blip r:embed="rId5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85848" cy="25341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F78131F" w14:textId="5CDFC705" w:rsidR="00890FD2" w:rsidRDefault="00890FD2" w:rsidP="00890FD2">
      <w:pPr>
        <w:pStyle w:val="Heading2"/>
        <w:numPr>
          <w:ilvl w:val="1"/>
          <w:numId w:val="31"/>
        </w:numPr>
        <w:rPr>
          <w:ins w:id="798" w:author="Hạnh Nhi" w:date="2025-12-15T00:22:00Z" w16du:dateUtc="2025-12-14T17:22:00Z"/>
        </w:rPr>
      </w:pPr>
      <w:bookmarkStart w:id="799" w:name="_Toc216676082"/>
      <w:ins w:id="800" w:author="Hạnh Nhi" w:date="2025-12-15T00:22:00Z" w16du:dateUtc="2025-12-14T17:22:00Z">
        <w:r w:rsidRPr="00890FD2">
          <w:t>ARP update table</w:t>
        </w:r>
        <w:bookmarkEnd w:id="799"/>
      </w:ins>
    </w:p>
    <w:p w14:paraId="7356C55A" w14:textId="741F5684" w:rsidR="00890FD2" w:rsidRPr="00890FD2" w:rsidRDefault="00890FD2">
      <w:pPr>
        <w:rPr>
          <w:ins w:id="801" w:author="Hạnh Nhi" w:date="2025-12-15T00:22:00Z" w16du:dateUtc="2025-12-14T17:22:00Z"/>
        </w:rPr>
        <w:pPrChange w:id="802" w:author="Hạnh Nhi" w:date="2025-12-15T00:22:00Z" w16du:dateUtc="2025-12-14T17:22:00Z">
          <w:pPr>
            <w:pStyle w:val="Heading2"/>
            <w:numPr>
              <w:ilvl w:val="1"/>
              <w:numId w:val="31"/>
            </w:numPr>
            <w:ind w:left="1800"/>
          </w:pPr>
        </w:pPrChange>
      </w:pPr>
      <w:ins w:id="803" w:author="Hạnh Nhi" w:date="2025-12-15T00:23:00Z" w16du:dateUtc="2025-12-14T17:23:00Z">
        <w:r w:rsidRPr="00890FD2">
          <w:rPr>
            <w:noProof/>
          </w:rPr>
          <w:drawing>
            <wp:inline distT="0" distB="0" distL="0" distR="0" wp14:anchorId="714708A0" wp14:editId="20E847E3">
              <wp:extent cx="5430289" cy="2660650"/>
              <wp:effectExtent l="0" t="0" r="0" b="6350"/>
              <wp:docPr id="885096210" name="Picture 1" descr="A screenshot of a computer pro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85096210" name="Picture 1" descr="A screenshot of a computer program&#10;&#10;AI-generated content may be incorrect."/>
                      <pic:cNvPicPr/>
                    </pic:nvPicPr>
                    <pic:blipFill>
                      <a:blip r:embed="rId6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7611" cy="26691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756F86C" w14:textId="7B0D2E53" w:rsidR="00890FD2" w:rsidRDefault="00890FD2" w:rsidP="00890FD2">
      <w:pPr>
        <w:pStyle w:val="Heading2"/>
        <w:numPr>
          <w:ilvl w:val="1"/>
          <w:numId w:val="31"/>
        </w:numPr>
        <w:rPr>
          <w:ins w:id="804" w:author="Hạnh Nhi" w:date="2025-12-15T00:23:00Z" w16du:dateUtc="2025-12-14T17:23:00Z"/>
        </w:rPr>
      </w:pPr>
      <w:bookmarkStart w:id="805" w:name="_Toc216676083"/>
      <w:ins w:id="806" w:author="Hạnh Nhi" w:date="2025-12-15T00:22:00Z" w16du:dateUtc="2025-12-14T17:22:00Z">
        <w:r w:rsidRPr="00890FD2">
          <w:t>Sending SYN packet</w:t>
        </w:r>
      </w:ins>
      <w:bookmarkEnd w:id="805"/>
    </w:p>
    <w:p w14:paraId="1F1BCE85" w14:textId="2B03C833" w:rsidR="00890FD2" w:rsidRPr="00890FD2" w:rsidRDefault="00890FD2" w:rsidP="00890FD2">
      <w:pPr>
        <w:rPr>
          <w:ins w:id="807" w:author="Hạnh Nhi" w:date="2025-12-15T00:22:00Z" w16du:dateUtc="2025-12-14T17:22:00Z"/>
        </w:rPr>
      </w:pPr>
      <w:ins w:id="808" w:author="Hạnh Nhi" w:date="2025-12-15T00:23:00Z" w16du:dateUtc="2025-12-14T17:23:00Z">
        <w:r w:rsidRPr="00890FD2">
          <w:rPr>
            <w:noProof/>
          </w:rPr>
          <w:drawing>
            <wp:inline distT="0" distB="0" distL="0" distR="0" wp14:anchorId="4B240D44" wp14:editId="7E28BB1C">
              <wp:extent cx="5471322" cy="2482850"/>
              <wp:effectExtent l="0" t="0" r="0" b="0"/>
              <wp:docPr id="1040986835" name="Picture 1" descr="A close-up of a computer cod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40986835" name="Picture 1" descr="A close-up of a computer code&#10;&#10;AI-generated content may be incorrect."/>
                      <pic:cNvPicPr/>
                    </pic:nvPicPr>
                    <pic:blipFill>
                      <a:blip r:embed="rId6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5678" cy="2489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313F0D" w14:textId="686A35B6" w:rsidR="00890FD2" w:rsidRDefault="00890FD2" w:rsidP="00890FD2">
      <w:pPr>
        <w:pStyle w:val="Heading2"/>
        <w:numPr>
          <w:ilvl w:val="1"/>
          <w:numId w:val="31"/>
        </w:numPr>
        <w:rPr>
          <w:ins w:id="809" w:author="Hạnh Nhi" w:date="2025-12-15T00:23:00Z" w16du:dateUtc="2025-12-14T17:23:00Z"/>
        </w:rPr>
      </w:pPr>
      <w:bookmarkStart w:id="810" w:name="_Toc216676084"/>
      <w:ins w:id="811" w:author="Hạnh Nhi" w:date="2025-12-15T00:22:00Z" w16du:dateUtc="2025-12-14T17:22:00Z">
        <w:r w:rsidRPr="00890FD2">
          <w:t>Reply SYN ACK</w:t>
        </w:r>
      </w:ins>
      <w:bookmarkEnd w:id="810"/>
    </w:p>
    <w:p w14:paraId="1FAF2C00" w14:textId="25CD6B47" w:rsidR="00890FD2" w:rsidRPr="00890FD2" w:rsidRDefault="00890FD2" w:rsidP="00890FD2">
      <w:pPr>
        <w:rPr>
          <w:ins w:id="812" w:author="Hạnh Nhi" w:date="2025-12-15T00:22:00Z" w16du:dateUtc="2025-12-14T17:22:00Z"/>
        </w:rPr>
      </w:pPr>
      <w:ins w:id="813" w:author="Hạnh Nhi" w:date="2025-12-15T00:23:00Z" w16du:dateUtc="2025-12-14T17:23:00Z">
        <w:r w:rsidRPr="00890FD2">
          <w:rPr>
            <w:noProof/>
          </w:rPr>
          <w:lastRenderedPageBreak/>
          <w:drawing>
            <wp:inline distT="0" distB="0" distL="0" distR="0" wp14:anchorId="54994A80" wp14:editId="0C8ABA97">
              <wp:extent cx="5758180" cy="2381250"/>
              <wp:effectExtent l="0" t="0" r="0" b="0"/>
              <wp:docPr id="801792536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1792536" name="Picture 1" descr="A screenshot of a computer&#10;&#10;AI-generated content may be incorrect."/>
                      <pic:cNvPicPr/>
                    </pic:nvPicPr>
                    <pic:blipFill>
                      <a:blip r:embed="rId6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2381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48B80B4" w14:textId="6FC745D8" w:rsidR="00890FD2" w:rsidRDefault="00890FD2" w:rsidP="00890FD2">
      <w:pPr>
        <w:pStyle w:val="Heading2"/>
        <w:numPr>
          <w:ilvl w:val="1"/>
          <w:numId w:val="31"/>
        </w:numPr>
        <w:rPr>
          <w:ins w:id="814" w:author="Hạnh Nhi" w:date="2025-12-15T00:23:00Z" w16du:dateUtc="2025-12-14T17:23:00Z"/>
        </w:rPr>
      </w:pPr>
      <w:bookmarkStart w:id="815" w:name="_Toc216676085"/>
      <w:ins w:id="816" w:author="Hạnh Nhi" w:date="2025-12-15T00:22:00Z" w16du:dateUtc="2025-12-14T17:22:00Z">
        <w:r w:rsidRPr="00890FD2">
          <w:t>Send ACK</w:t>
        </w:r>
      </w:ins>
      <w:bookmarkEnd w:id="815"/>
    </w:p>
    <w:p w14:paraId="0C07D73D" w14:textId="48B227F4" w:rsidR="00890FD2" w:rsidRPr="00890FD2" w:rsidRDefault="00890FD2" w:rsidP="00890FD2">
      <w:pPr>
        <w:rPr>
          <w:ins w:id="817" w:author="Hạnh Nhi" w:date="2025-12-15T00:22:00Z" w16du:dateUtc="2025-12-14T17:22:00Z"/>
        </w:rPr>
      </w:pPr>
      <w:ins w:id="818" w:author="Hạnh Nhi" w:date="2025-12-15T00:23:00Z" w16du:dateUtc="2025-12-14T17:23:00Z">
        <w:r w:rsidRPr="00890FD2">
          <w:rPr>
            <w:noProof/>
          </w:rPr>
          <w:drawing>
            <wp:inline distT="0" distB="0" distL="0" distR="0" wp14:anchorId="75B3A0CA" wp14:editId="31605AAD">
              <wp:extent cx="5758180" cy="2722880"/>
              <wp:effectExtent l="0" t="0" r="0" b="1270"/>
              <wp:docPr id="1766927308" name="Picture 1" descr="A close-up of a computer pro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66927308" name="Picture 1" descr="A close-up of a computer program&#10;&#10;AI-generated content may be incorrect."/>
                      <pic:cNvPicPr/>
                    </pic:nvPicPr>
                    <pic:blipFill>
                      <a:blip r:embed="rId6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2722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6F7EC52" w14:textId="7B6BE7AC" w:rsidR="00890FD2" w:rsidRDefault="00890FD2" w:rsidP="00890FD2">
      <w:pPr>
        <w:pStyle w:val="Heading2"/>
        <w:numPr>
          <w:ilvl w:val="1"/>
          <w:numId w:val="31"/>
        </w:numPr>
        <w:rPr>
          <w:ins w:id="819" w:author="Hạnh Nhi" w:date="2025-12-15T00:23:00Z" w16du:dateUtc="2025-12-14T17:23:00Z"/>
        </w:rPr>
      </w:pPr>
      <w:bookmarkStart w:id="820" w:name="_Toc216676086"/>
      <w:ins w:id="821" w:author="Hạnh Nhi" w:date="2025-12-15T00:22:00Z" w16du:dateUtc="2025-12-14T17:22:00Z">
        <w:r w:rsidRPr="00890FD2">
          <w:t>Open session</w:t>
        </w:r>
      </w:ins>
      <w:bookmarkEnd w:id="820"/>
    </w:p>
    <w:p w14:paraId="6028DCE5" w14:textId="63232696" w:rsidR="00890FD2" w:rsidRPr="00890FD2" w:rsidRDefault="00890FD2" w:rsidP="00890FD2">
      <w:pPr>
        <w:rPr>
          <w:ins w:id="822" w:author="Hạnh Nhi" w:date="2025-12-15T00:22:00Z" w16du:dateUtc="2025-12-14T17:22:00Z"/>
        </w:rPr>
      </w:pPr>
      <w:ins w:id="823" w:author="Hạnh Nhi" w:date="2025-12-15T00:24:00Z" w16du:dateUtc="2025-12-14T17:24:00Z">
        <w:r w:rsidRPr="00890FD2">
          <w:rPr>
            <w:noProof/>
          </w:rPr>
          <w:drawing>
            <wp:inline distT="0" distB="0" distL="0" distR="0" wp14:anchorId="568C410D" wp14:editId="312AF730">
              <wp:extent cx="5758180" cy="1693545"/>
              <wp:effectExtent l="0" t="0" r="0" b="1905"/>
              <wp:docPr id="1727325296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27325296" name="Picture 1" descr="A screenshot of a computer&#10;&#10;AI-generated content may be incorrect."/>
                      <pic:cNvPicPr/>
                    </pic:nvPicPr>
                    <pic:blipFill>
                      <a:blip r:embed="rId6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16935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5895A74" w14:textId="08A6EA69" w:rsidR="00890FD2" w:rsidRDefault="00890FD2" w:rsidP="00890FD2">
      <w:pPr>
        <w:pStyle w:val="Heading2"/>
        <w:numPr>
          <w:ilvl w:val="1"/>
          <w:numId w:val="31"/>
        </w:numPr>
        <w:rPr>
          <w:ins w:id="824" w:author="Hạnh Nhi" w:date="2025-12-15T00:24:00Z" w16du:dateUtc="2025-12-14T17:24:00Z"/>
        </w:rPr>
      </w:pPr>
      <w:bookmarkStart w:id="825" w:name="_Toc216676087"/>
      <w:ins w:id="826" w:author="Hạnh Nhi" w:date="2025-12-15T00:22:00Z" w16du:dateUtc="2025-12-14T17:22:00Z">
        <w:r w:rsidRPr="00890FD2">
          <w:t>Data flow begins</w:t>
        </w:r>
      </w:ins>
      <w:bookmarkEnd w:id="825"/>
    </w:p>
    <w:p w14:paraId="072FA968" w14:textId="04505386" w:rsidR="00890FD2" w:rsidRPr="00890FD2" w:rsidRDefault="00890FD2" w:rsidP="00890FD2">
      <w:pPr>
        <w:rPr>
          <w:ins w:id="827" w:author="Hạnh Nhi" w:date="2025-12-15T00:22:00Z" w16du:dateUtc="2025-12-14T17:22:00Z"/>
        </w:rPr>
      </w:pPr>
      <w:ins w:id="828" w:author="Hạnh Nhi" w:date="2025-12-15T00:24:00Z" w16du:dateUtc="2025-12-14T17:24:00Z">
        <w:r w:rsidRPr="00890FD2">
          <w:rPr>
            <w:noProof/>
          </w:rPr>
          <w:lastRenderedPageBreak/>
          <w:drawing>
            <wp:inline distT="0" distB="0" distL="0" distR="0" wp14:anchorId="18A0F035" wp14:editId="5F145E1C">
              <wp:extent cx="5758180" cy="2905760"/>
              <wp:effectExtent l="0" t="0" r="0" b="8890"/>
              <wp:docPr id="1541153334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41153334" name="Picture 1" descr="A screenshot of a computer&#10;&#10;AI-generated content may be incorrect."/>
                      <pic:cNvPicPr/>
                    </pic:nvPicPr>
                    <pic:blipFill>
                      <a:blip r:embed="rId6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29057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A6EBA44" w14:textId="1CC8A9C5" w:rsidR="00890FD2" w:rsidRDefault="00890FD2" w:rsidP="00890FD2">
      <w:pPr>
        <w:pStyle w:val="Heading2"/>
        <w:numPr>
          <w:ilvl w:val="1"/>
          <w:numId w:val="31"/>
        </w:numPr>
        <w:rPr>
          <w:ins w:id="829" w:author="Hạnh Nhi" w:date="2025-12-15T00:24:00Z" w16du:dateUtc="2025-12-14T17:24:00Z"/>
        </w:rPr>
      </w:pPr>
      <w:bookmarkStart w:id="830" w:name="_Toc216676088"/>
      <w:ins w:id="831" w:author="Hạnh Nhi" w:date="2025-12-15T00:22:00Z" w16du:dateUtc="2025-12-14T17:22:00Z">
        <w:r w:rsidRPr="00890FD2">
          <w:t>Data is ACKed</w:t>
        </w:r>
      </w:ins>
      <w:bookmarkEnd w:id="830"/>
    </w:p>
    <w:p w14:paraId="559FF349" w14:textId="78131FD0" w:rsidR="00890FD2" w:rsidRDefault="00890FD2" w:rsidP="00890FD2">
      <w:pPr>
        <w:pBdr>
          <w:bottom w:val="single" w:sz="6" w:space="1" w:color="auto"/>
        </w:pBdr>
        <w:rPr>
          <w:ins w:id="832" w:author="Hạnh Nhi" w:date="2025-12-15T00:24:00Z" w16du:dateUtc="2025-12-14T17:24:00Z"/>
        </w:rPr>
      </w:pPr>
      <w:ins w:id="833" w:author="Hạnh Nhi" w:date="2025-12-15T00:24:00Z" w16du:dateUtc="2025-12-14T17:24:00Z">
        <w:r w:rsidRPr="00890FD2">
          <w:rPr>
            <w:noProof/>
          </w:rPr>
          <w:drawing>
            <wp:inline distT="0" distB="0" distL="0" distR="0" wp14:anchorId="10B8549E" wp14:editId="45B10E93">
              <wp:extent cx="5758180" cy="2577465"/>
              <wp:effectExtent l="0" t="0" r="0" b="0"/>
              <wp:docPr id="570711203" name="Picture 1" descr="A close-up of a computer cod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70711203" name="Picture 1" descr="A close-up of a computer code&#10;&#10;AI-generated content may be incorrect."/>
                      <pic:cNvPicPr/>
                    </pic:nvPicPr>
                    <pic:blipFill>
                      <a:blip r:embed="rId6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25774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3E7F9C" w14:textId="101FC696" w:rsidR="00890FD2" w:rsidRDefault="00890FD2" w:rsidP="00890FD2">
      <w:pPr>
        <w:pStyle w:val="Heading1"/>
        <w:rPr>
          <w:ins w:id="834" w:author="Hạnh Nhi" w:date="2025-12-15T00:26:00Z" w16du:dateUtc="2025-12-14T17:26:00Z"/>
        </w:rPr>
      </w:pPr>
      <w:bookmarkStart w:id="835" w:name="_Toc216676089"/>
      <w:ins w:id="836" w:author="Hạnh Nhi" w:date="2025-12-15T00:25:00Z" w16du:dateUtc="2025-12-14T17:25:00Z">
        <w:r>
          <w:t>Chapter 3 : Introduction Subnetting</w:t>
        </w:r>
      </w:ins>
      <w:bookmarkEnd w:id="835"/>
    </w:p>
    <w:p w14:paraId="5E5840FA" w14:textId="025EA65F" w:rsidR="00890FD2" w:rsidRDefault="00F302E3" w:rsidP="00F302E3">
      <w:pPr>
        <w:pStyle w:val="Heading2"/>
        <w:numPr>
          <w:ilvl w:val="1"/>
          <w:numId w:val="43"/>
        </w:numPr>
        <w:rPr>
          <w:ins w:id="837" w:author="Hạnh Nhi" w:date="2025-12-15T00:28:00Z" w16du:dateUtc="2025-12-14T17:28:00Z"/>
        </w:rPr>
      </w:pPr>
      <w:bookmarkStart w:id="838" w:name="_Toc216676090"/>
      <w:ins w:id="839" w:author="Hạnh Nhi" w:date="2025-12-15T00:28:00Z" w16du:dateUtc="2025-12-14T17:28:00Z">
        <w:r w:rsidRPr="00F302E3">
          <w:t>Default subnet mask</w:t>
        </w:r>
        <w:bookmarkEnd w:id="838"/>
      </w:ins>
    </w:p>
    <w:p w14:paraId="2757DE39" w14:textId="4EF54B48" w:rsidR="00F302E3" w:rsidRDefault="00F302E3">
      <w:pPr>
        <w:spacing w:after="0" w:line="360" w:lineRule="auto"/>
        <w:rPr>
          <w:ins w:id="840" w:author="Hạnh Nhi" w:date="2025-12-15T00:29:00Z" w16du:dateUtc="2025-12-14T17:29:00Z"/>
        </w:rPr>
        <w:pPrChange w:id="841" w:author="Hạnh Nhi" w:date="2025-12-15T00:29:00Z" w16du:dateUtc="2025-12-14T17:29:00Z">
          <w:pPr/>
        </w:pPrChange>
      </w:pPr>
      <w:ins w:id="842" w:author="Hạnh Nhi" w:date="2025-12-15T00:29:00Z" w16du:dateUtc="2025-12-14T17:29:00Z">
        <w:r>
          <w:t>A network mask or a default subnet mask in classfull addressing is a 32-bit number with n leftmost bits all set to 1s and (32 − n) rightmost bits all set to 0s (net-bits is all 1s, host-bits is all 0s). Can be written as /n with n is the number of bit 1.</w:t>
        </w:r>
      </w:ins>
    </w:p>
    <w:p w14:paraId="35BCF225" w14:textId="11197646" w:rsidR="00F302E3" w:rsidRDefault="00F302E3" w:rsidP="00F302E3">
      <w:pPr>
        <w:spacing w:after="0" w:line="360" w:lineRule="auto"/>
        <w:rPr>
          <w:ins w:id="843" w:author="Hạnh Nhi" w:date="2025-12-15T00:32:00Z" w16du:dateUtc="2025-12-14T17:32:00Z"/>
        </w:rPr>
      </w:pPr>
      <w:ins w:id="844" w:author="Hạnh Nhi" w:date="2025-12-15T00:29:00Z" w16du:dateUtc="2025-12-14T17:29:00Z">
        <w:r>
          <w:t>Example:255.255.255.0 or /24</w:t>
        </w:r>
      </w:ins>
    </w:p>
    <w:p w14:paraId="5EC7FA34" w14:textId="77777777" w:rsidR="00F302E3" w:rsidRPr="00F302E3" w:rsidRDefault="00F302E3" w:rsidP="00F302E3">
      <w:pPr>
        <w:spacing w:after="0" w:line="360" w:lineRule="auto"/>
        <w:rPr>
          <w:ins w:id="845" w:author="Hạnh Nhi" w:date="2025-12-15T00:32:00Z"/>
          <w:lang w:val="en-US"/>
        </w:rPr>
      </w:pPr>
      <w:ins w:id="846" w:author="Hạnh Nhi" w:date="2025-12-15T00:32:00Z">
        <w:r w:rsidRPr="00F302E3">
          <w:rPr>
            <w:b/>
            <w:bCs/>
            <w:lang w:val="en-US"/>
          </w:rPr>
          <w:t>Network mask</w:t>
        </w:r>
        <w:r w:rsidRPr="00F302E3">
          <w:rPr>
            <w:lang w:val="en-US"/>
          </w:rPr>
          <w:t xml:space="preserve"> (mặt nạ mạng) hay </w:t>
        </w:r>
        <w:r w:rsidRPr="00F302E3">
          <w:rPr>
            <w:b/>
            <w:bCs/>
            <w:lang w:val="en-US"/>
          </w:rPr>
          <w:t>default subnet mask</w:t>
        </w:r>
        <w:r w:rsidRPr="00F302E3">
          <w:rPr>
            <w:lang w:val="en-US"/>
          </w:rPr>
          <w:t xml:space="preserve"> trong mô hình </w:t>
        </w:r>
        <w:r w:rsidRPr="00F302E3">
          <w:rPr>
            <w:b/>
            <w:bCs/>
            <w:lang w:val="en-US"/>
          </w:rPr>
          <w:t>classful addressing</w:t>
        </w:r>
        <w:r w:rsidRPr="00F302E3">
          <w:rPr>
            <w:lang w:val="en-US"/>
          </w:rPr>
          <w:t xml:space="preserve"> là một số </w:t>
        </w:r>
        <w:r w:rsidRPr="00F302E3">
          <w:rPr>
            <w:b/>
            <w:bCs/>
            <w:lang w:val="en-US"/>
          </w:rPr>
          <w:t>32 bit</w:t>
        </w:r>
        <w:r w:rsidRPr="00F302E3">
          <w:rPr>
            <w:lang w:val="en-US"/>
          </w:rPr>
          <w:t>, trong đó:</w:t>
        </w:r>
      </w:ins>
    </w:p>
    <w:p w14:paraId="38D678E7" w14:textId="77777777" w:rsidR="00F302E3" w:rsidRPr="00F302E3" w:rsidRDefault="00F302E3" w:rsidP="00F302E3">
      <w:pPr>
        <w:numPr>
          <w:ilvl w:val="0"/>
          <w:numId w:val="82"/>
        </w:numPr>
        <w:spacing w:after="0" w:line="360" w:lineRule="auto"/>
        <w:rPr>
          <w:ins w:id="847" w:author="Hạnh Nhi" w:date="2025-12-15T00:32:00Z"/>
          <w:lang w:val="en-US"/>
        </w:rPr>
      </w:pPr>
      <w:ins w:id="848" w:author="Hạnh Nhi" w:date="2025-12-15T00:32:00Z">
        <w:r w:rsidRPr="00F302E3">
          <w:rPr>
            <w:b/>
            <w:bCs/>
            <w:lang w:val="en-US"/>
          </w:rPr>
          <w:t>n bit bên trái</w:t>
        </w:r>
        <w:r w:rsidRPr="00F302E3">
          <w:rPr>
            <w:lang w:val="en-US"/>
          </w:rPr>
          <w:t xml:space="preserve"> đều được đặt là </w:t>
        </w:r>
        <w:r w:rsidRPr="00F302E3">
          <w:rPr>
            <w:b/>
            <w:bCs/>
            <w:lang w:val="en-US"/>
          </w:rPr>
          <w:t>1</w:t>
        </w:r>
      </w:ins>
    </w:p>
    <w:p w14:paraId="16E911DC" w14:textId="77777777" w:rsidR="00F302E3" w:rsidRPr="00F302E3" w:rsidRDefault="00F302E3" w:rsidP="00F302E3">
      <w:pPr>
        <w:numPr>
          <w:ilvl w:val="0"/>
          <w:numId w:val="82"/>
        </w:numPr>
        <w:spacing w:after="0" w:line="360" w:lineRule="auto"/>
        <w:rPr>
          <w:ins w:id="849" w:author="Hạnh Nhi" w:date="2025-12-15T00:32:00Z"/>
          <w:lang w:val="en-US"/>
        </w:rPr>
      </w:pPr>
      <w:ins w:id="850" w:author="Hạnh Nhi" w:date="2025-12-15T00:32:00Z">
        <w:r w:rsidRPr="00F302E3">
          <w:rPr>
            <w:b/>
            <w:bCs/>
            <w:lang w:val="en-US"/>
          </w:rPr>
          <w:t>(32 − n) bit bên phải</w:t>
        </w:r>
        <w:r w:rsidRPr="00F302E3">
          <w:rPr>
            <w:lang w:val="en-US"/>
          </w:rPr>
          <w:t xml:space="preserve"> đều được đặt là </w:t>
        </w:r>
        <w:r w:rsidRPr="00F302E3">
          <w:rPr>
            <w:b/>
            <w:bCs/>
            <w:lang w:val="en-US"/>
          </w:rPr>
          <w:t>0</w:t>
        </w:r>
      </w:ins>
    </w:p>
    <w:p w14:paraId="065ED388" w14:textId="77777777" w:rsidR="00F302E3" w:rsidRPr="00F302E3" w:rsidRDefault="00F302E3" w:rsidP="00F302E3">
      <w:pPr>
        <w:numPr>
          <w:ilvl w:val="0"/>
          <w:numId w:val="82"/>
        </w:numPr>
        <w:spacing w:after="0" w:line="360" w:lineRule="auto"/>
        <w:rPr>
          <w:ins w:id="851" w:author="Hạnh Nhi" w:date="2025-12-15T00:32:00Z"/>
          <w:lang w:val="en-US"/>
        </w:rPr>
      </w:pPr>
      <w:ins w:id="852" w:author="Hạnh Nhi" w:date="2025-12-15T00:32:00Z">
        <w:r w:rsidRPr="00F302E3">
          <w:rPr>
            <w:lang w:val="en-US"/>
          </w:rPr>
          <w:t xml:space="preserve">Các bit </w:t>
        </w:r>
        <w:r w:rsidRPr="00F302E3">
          <w:rPr>
            <w:b/>
            <w:bCs/>
            <w:lang w:val="en-US"/>
          </w:rPr>
          <w:t>1</w:t>
        </w:r>
        <w:r w:rsidRPr="00F302E3">
          <w:rPr>
            <w:lang w:val="en-US"/>
          </w:rPr>
          <w:t xml:space="preserve"> là </w:t>
        </w:r>
        <w:r w:rsidRPr="00F302E3">
          <w:rPr>
            <w:b/>
            <w:bCs/>
            <w:lang w:val="en-US"/>
          </w:rPr>
          <w:t>net-bits</w:t>
        </w:r>
        <w:r w:rsidRPr="00F302E3">
          <w:rPr>
            <w:lang w:val="en-US"/>
          </w:rPr>
          <w:t xml:space="preserve"> (phần mạng)</w:t>
        </w:r>
      </w:ins>
    </w:p>
    <w:p w14:paraId="7EE5BB21" w14:textId="77777777" w:rsidR="00F302E3" w:rsidRPr="00F302E3" w:rsidRDefault="00F302E3" w:rsidP="00F302E3">
      <w:pPr>
        <w:numPr>
          <w:ilvl w:val="0"/>
          <w:numId w:val="82"/>
        </w:numPr>
        <w:spacing w:after="0" w:line="360" w:lineRule="auto"/>
        <w:rPr>
          <w:ins w:id="853" w:author="Hạnh Nhi" w:date="2025-12-15T00:32:00Z"/>
          <w:lang w:val="en-US"/>
        </w:rPr>
      </w:pPr>
      <w:ins w:id="854" w:author="Hạnh Nhi" w:date="2025-12-15T00:32:00Z">
        <w:r w:rsidRPr="00F302E3">
          <w:rPr>
            <w:lang w:val="en-US"/>
          </w:rPr>
          <w:lastRenderedPageBreak/>
          <w:t xml:space="preserve">Các bit </w:t>
        </w:r>
        <w:r w:rsidRPr="00F302E3">
          <w:rPr>
            <w:b/>
            <w:bCs/>
            <w:lang w:val="en-US"/>
          </w:rPr>
          <w:t>0</w:t>
        </w:r>
        <w:r w:rsidRPr="00F302E3">
          <w:rPr>
            <w:lang w:val="en-US"/>
          </w:rPr>
          <w:t xml:space="preserve"> là </w:t>
        </w:r>
        <w:r w:rsidRPr="00F302E3">
          <w:rPr>
            <w:b/>
            <w:bCs/>
            <w:lang w:val="en-US"/>
          </w:rPr>
          <w:t>host-bits</w:t>
        </w:r>
        <w:r w:rsidRPr="00F302E3">
          <w:rPr>
            <w:lang w:val="en-US"/>
          </w:rPr>
          <w:t xml:space="preserve"> (phần host)</w:t>
        </w:r>
      </w:ins>
    </w:p>
    <w:p w14:paraId="4E48E011" w14:textId="77777777" w:rsidR="00F302E3" w:rsidRPr="00F302E3" w:rsidRDefault="00F302E3" w:rsidP="00F302E3">
      <w:pPr>
        <w:spacing w:after="0" w:line="360" w:lineRule="auto"/>
        <w:rPr>
          <w:ins w:id="855" w:author="Hạnh Nhi" w:date="2025-12-15T00:32:00Z"/>
          <w:lang w:val="en-US"/>
        </w:rPr>
      </w:pPr>
      <w:ins w:id="856" w:author="Hạnh Nhi" w:date="2025-12-15T00:32:00Z">
        <w:r w:rsidRPr="00F302E3">
          <w:rPr>
            <w:lang w:val="en-US"/>
          </w:rPr>
          <w:t xml:space="preserve">Subnet mask có thể được viết dưới dạng </w:t>
        </w:r>
        <w:r w:rsidRPr="00F302E3">
          <w:rPr>
            <w:b/>
            <w:bCs/>
            <w:lang w:val="en-US"/>
          </w:rPr>
          <w:t>/n</w:t>
        </w:r>
        <w:r w:rsidRPr="00F302E3">
          <w:rPr>
            <w:lang w:val="en-US"/>
          </w:rPr>
          <w:t xml:space="preserve">, trong đó </w:t>
        </w:r>
        <w:r w:rsidRPr="00F302E3">
          <w:rPr>
            <w:b/>
            <w:bCs/>
            <w:lang w:val="en-US"/>
          </w:rPr>
          <w:t>n</w:t>
        </w:r>
        <w:r w:rsidRPr="00F302E3">
          <w:rPr>
            <w:lang w:val="en-US"/>
          </w:rPr>
          <w:t xml:space="preserve"> là </w:t>
        </w:r>
        <w:r w:rsidRPr="00F302E3">
          <w:rPr>
            <w:b/>
            <w:bCs/>
            <w:lang w:val="en-US"/>
          </w:rPr>
          <w:t>số bit 1</w:t>
        </w:r>
        <w:r w:rsidRPr="00F302E3">
          <w:rPr>
            <w:lang w:val="en-US"/>
          </w:rPr>
          <w:t>.</w:t>
        </w:r>
      </w:ins>
    </w:p>
    <w:p w14:paraId="5CC8C869" w14:textId="77777777" w:rsidR="00F302E3" w:rsidRPr="00F302E3" w:rsidRDefault="00F302E3" w:rsidP="00F302E3">
      <w:pPr>
        <w:spacing w:after="0" w:line="360" w:lineRule="auto"/>
        <w:rPr>
          <w:ins w:id="857" w:author="Hạnh Nhi" w:date="2025-12-15T00:32:00Z"/>
          <w:lang w:val="en-US"/>
        </w:rPr>
      </w:pPr>
      <w:ins w:id="858" w:author="Hạnh Nhi" w:date="2025-12-15T00:32:00Z">
        <w:r w:rsidRPr="00F302E3">
          <w:rPr>
            <w:b/>
            <w:bCs/>
            <w:lang w:val="en-US"/>
          </w:rPr>
          <w:t>Ví dụ:</w:t>
        </w:r>
      </w:ins>
    </w:p>
    <w:p w14:paraId="1DBD54FD" w14:textId="77777777" w:rsidR="00F302E3" w:rsidRPr="00F302E3" w:rsidRDefault="00F302E3" w:rsidP="00F302E3">
      <w:pPr>
        <w:numPr>
          <w:ilvl w:val="0"/>
          <w:numId w:val="83"/>
        </w:numPr>
        <w:spacing w:after="0" w:line="360" w:lineRule="auto"/>
        <w:rPr>
          <w:ins w:id="859" w:author="Hạnh Nhi" w:date="2025-12-15T00:32:00Z"/>
          <w:lang w:val="en-US"/>
        </w:rPr>
      </w:pPr>
      <w:ins w:id="860" w:author="Hạnh Nhi" w:date="2025-12-15T00:32:00Z">
        <w:r w:rsidRPr="00F302E3">
          <w:rPr>
            <w:lang w:val="en-US"/>
          </w:rPr>
          <w:t xml:space="preserve">255.255.255.0 tương đương với </w:t>
        </w:r>
        <w:r w:rsidRPr="00F302E3">
          <w:rPr>
            <w:b/>
            <w:bCs/>
            <w:lang w:val="en-US"/>
          </w:rPr>
          <w:t>/24</w:t>
        </w:r>
      </w:ins>
    </w:p>
    <w:p w14:paraId="7F9362E8" w14:textId="7287D3D0" w:rsidR="00F302E3" w:rsidRDefault="00F302E3" w:rsidP="00F302E3">
      <w:pPr>
        <w:pStyle w:val="Heading2"/>
        <w:numPr>
          <w:ilvl w:val="1"/>
          <w:numId w:val="43"/>
        </w:numPr>
        <w:rPr>
          <w:ins w:id="861" w:author="Hạnh Nhi" w:date="2025-12-15T00:36:00Z" w16du:dateUtc="2025-12-14T17:36:00Z"/>
        </w:rPr>
      </w:pPr>
      <w:bookmarkStart w:id="862" w:name="_Toc216676091"/>
      <w:ins w:id="863" w:author="Hạnh Nhi" w:date="2025-12-15T00:35:00Z" w16du:dateUtc="2025-12-14T17:35:00Z">
        <w:r w:rsidRPr="00F302E3">
          <w:t>Subnet mask</w:t>
        </w:r>
      </w:ins>
      <w:bookmarkEnd w:id="862"/>
    </w:p>
    <w:p w14:paraId="6E901786" w14:textId="01F91EB7" w:rsidR="00F302E3" w:rsidRDefault="00F302E3" w:rsidP="00F302E3">
      <w:pPr>
        <w:rPr>
          <w:ins w:id="864" w:author="Hạnh Nhi" w:date="2025-12-15T00:36:00Z" w16du:dateUtc="2025-12-14T17:36:00Z"/>
        </w:rPr>
      </w:pPr>
      <w:ins w:id="865" w:author="Hạnh Nhi" w:date="2025-12-15T00:36:00Z" w16du:dateUtc="2025-12-14T17:36:00Z">
        <w:r w:rsidRPr="00F302E3">
          <w:rPr>
            <w:noProof/>
          </w:rPr>
          <w:drawing>
            <wp:inline distT="0" distB="0" distL="0" distR="0" wp14:anchorId="4D1C11A5" wp14:editId="1A329685">
              <wp:extent cx="5391150" cy="3006511"/>
              <wp:effectExtent l="0" t="0" r="0" b="3810"/>
              <wp:docPr id="2079889754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79889754" name="Picture 1" descr="A screenshot of a computer&#10;&#10;AI-generated content may be incorrect."/>
                      <pic:cNvPicPr/>
                    </pic:nvPicPr>
                    <pic:blipFill>
                      <a:blip r:embed="rId6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6853" cy="30096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885C864" w14:textId="331A271D" w:rsidR="00F302E3" w:rsidRDefault="00586AD7" w:rsidP="00586AD7">
      <w:pPr>
        <w:pStyle w:val="Heading2"/>
        <w:numPr>
          <w:ilvl w:val="1"/>
          <w:numId w:val="43"/>
        </w:numPr>
        <w:rPr>
          <w:ins w:id="866" w:author="Hạnh Nhi" w:date="2025-12-15T00:38:00Z" w16du:dateUtc="2025-12-14T17:38:00Z"/>
        </w:rPr>
      </w:pPr>
      <w:bookmarkStart w:id="867" w:name="_Toc216676092"/>
      <w:ins w:id="868" w:author="Hạnh Nhi" w:date="2025-12-15T00:38:00Z" w16du:dateUtc="2025-12-14T17:38:00Z">
        <w:r w:rsidRPr="00586AD7">
          <w:t xml:space="preserve">Review of </w:t>
        </w:r>
        <w:r>
          <w:t>subnets</w:t>
        </w:r>
        <w:bookmarkEnd w:id="867"/>
      </w:ins>
    </w:p>
    <w:p w14:paraId="3AAC6C1D" w14:textId="04398CBC" w:rsidR="00586AD7" w:rsidRDefault="00586AD7" w:rsidP="00586AD7">
      <w:pPr>
        <w:rPr>
          <w:ins w:id="869" w:author="Hạnh Nhi" w:date="2025-12-15T00:39:00Z" w16du:dateUtc="2025-12-14T17:39:00Z"/>
        </w:rPr>
      </w:pPr>
      <w:ins w:id="870" w:author="Hạnh Nhi" w:date="2025-12-15T00:38:00Z" w16du:dateUtc="2025-12-14T17:38:00Z">
        <w:r w:rsidRPr="00586AD7">
          <w:rPr>
            <w:noProof/>
          </w:rPr>
          <w:drawing>
            <wp:inline distT="0" distB="0" distL="0" distR="0" wp14:anchorId="2ED8B7CE" wp14:editId="5CEFB782">
              <wp:extent cx="4756150" cy="2587874"/>
              <wp:effectExtent l="0" t="0" r="6350" b="3175"/>
              <wp:docPr id="1350310425" name="Picture 1" descr="A computer network system with a few option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50310425" name="Picture 1" descr="A computer network system with a few options&#10;&#10;AI-generated content may be incorrect."/>
                      <pic:cNvPicPr/>
                    </pic:nvPicPr>
                    <pic:blipFill>
                      <a:blip r:embed="rId6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5640" cy="259303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BDBE4CC" w14:textId="63DD5E17" w:rsidR="00586AD7" w:rsidRDefault="00586AD7" w:rsidP="00586AD7">
      <w:pPr>
        <w:pStyle w:val="Heading2"/>
        <w:numPr>
          <w:ilvl w:val="1"/>
          <w:numId w:val="43"/>
        </w:numPr>
        <w:rPr>
          <w:ins w:id="871" w:author="Hạnh Nhi" w:date="2025-12-15T00:41:00Z" w16du:dateUtc="2025-12-14T17:41:00Z"/>
        </w:rPr>
      </w:pPr>
      <w:bookmarkStart w:id="872" w:name="_Toc216676093"/>
      <w:ins w:id="873" w:author="Hạnh Nhi" w:date="2025-12-15T00:39:00Z" w16du:dateUtc="2025-12-14T17:39:00Z">
        <w:r w:rsidRPr="00586AD7">
          <w:t>VLSM (Variable Lengh Subnet Mask)</w:t>
        </w:r>
      </w:ins>
      <w:bookmarkEnd w:id="872"/>
    </w:p>
    <w:p w14:paraId="130C70DE" w14:textId="77777777" w:rsidR="00E51A13" w:rsidRDefault="00E51A13">
      <w:pPr>
        <w:pStyle w:val="ListParagraph"/>
        <w:numPr>
          <w:ilvl w:val="0"/>
          <w:numId w:val="87"/>
        </w:numPr>
        <w:spacing w:after="0" w:line="360" w:lineRule="auto"/>
        <w:rPr>
          <w:ins w:id="874" w:author="Hạnh Nhi" w:date="2025-12-15T01:08:00Z" w16du:dateUtc="2025-12-14T18:08:00Z"/>
        </w:rPr>
        <w:pPrChange w:id="875" w:author="Hạnh Nhi" w:date="2025-12-15T01:09:00Z" w16du:dateUtc="2025-12-14T18:09:00Z">
          <w:pPr/>
        </w:pPrChange>
      </w:pPr>
      <w:ins w:id="876" w:author="Hạnh Nhi" w:date="2025-12-15T01:08:00Z" w16du:dateUtc="2025-12-14T18:08:00Z">
        <w:r>
          <w:t>More than 1 subnet mask in a network</w:t>
        </w:r>
      </w:ins>
    </w:p>
    <w:p w14:paraId="5F52B649" w14:textId="22D4E9DF" w:rsidR="00E51A13" w:rsidRDefault="00E51A13">
      <w:pPr>
        <w:pStyle w:val="ListParagraph"/>
        <w:numPr>
          <w:ilvl w:val="0"/>
          <w:numId w:val="87"/>
        </w:numPr>
        <w:spacing w:after="0" w:line="360" w:lineRule="auto"/>
        <w:rPr>
          <w:ins w:id="877" w:author="Hạnh Nhi" w:date="2025-12-15T01:08:00Z" w16du:dateUtc="2025-12-14T18:08:00Z"/>
        </w:rPr>
        <w:pPrChange w:id="878" w:author="Hạnh Nhi" w:date="2025-12-15T01:09:00Z" w16du:dateUtc="2025-12-14T18:09:00Z">
          <w:pPr/>
        </w:pPrChange>
      </w:pPr>
      <w:ins w:id="879" w:author="Hạnh Nhi" w:date="2025-12-15T01:08:00Z" w16du:dateUtc="2025-12-14T18:08:00Z">
        <w:r>
          <w:t>Subnet an already subnetted address.</w:t>
        </w:r>
      </w:ins>
    </w:p>
    <w:p w14:paraId="0327ECDC" w14:textId="3E20B1C8" w:rsidR="00E51A13" w:rsidRDefault="00E51A13">
      <w:pPr>
        <w:pStyle w:val="ListParagraph"/>
        <w:numPr>
          <w:ilvl w:val="0"/>
          <w:numId w:val="87"/>
        </w:numPr>
        <w:spacing w:after="0" w:line="360" w:lineRule="auto"/>
        <w:rPr>
          <w:ins w:id="880" w:author="Hạnh Nhi" w:date="2025-12-15T01:08:00Z" w16du:dateUtc="2025-12-14T18:08:00Z"/>
        </w:rPr>
        <w:pPrChange w:id="881" w:author="Hạnh Nhi" w:date="2025-12-15T01:09:00Z" w16du:dateUtc="2025-12-14T18:09:00Z">
          <w:pPr/>
        </w:pPrChange>
      </w:pPr>
      <w:ins w:id="882" w:author="Hạnh Nhi" w:date="2025-12-15T01:08:00Z" w16du:dateUtc="2025-12-14T18:08:00Z">
        <w:r>
          <w:t>Benefits</w:t>
        </w:r>
      </w:ins>
    </w:p>
    <w:p w14:paraId="47DABA8D" w14:textId="603D6ADA" w:rsidR="00E51A13" w:rsidRDefault="00E51A13">
      <w:pPr>
        <w:pStyle w:val="ListParagraph"/>
        <w:numPr>
          <w:ilvl w:val="0"/>
          <w:numId w:val="88"/>
        </w:numPr>
        <w:spacing w:after="0" w:line="360" w:lineRule="auto"/>
        <w:rPr>
          <w:ins w:id="883" w:author="Hạnh Nhi" w:date="2025-12-15T01:08:00Z" w16du:dateUtc="2025-12-14T18:08:00Z"/>
        </w:rPr>
        <w:pPrChange w:id="884" w:author="Hạnh Nhi" w:date="2025-12-15T01:09:00Z" w16du:dateUtc="2025-12-14T18:09:00Z">
          <w:pPr/>
        </w:pPrChange>
      </w:pPr>
      <w:ins w:id="885" w:author="Hạnh Nhi" w:date="2025-12-15T01:08:00Z" w16du:dateUtc="2025-12-14T18:08:00Z">
        <w:r>
          <w:t>More efficient use of IP addresses (i.e. only</w:t>
        </w:r>
      </w:ins>
      <w:ins w:id="886" w:author="Hạnh Nhi" w:date="2025-12-15T01:09:00Z" w16du:dateUtc="2025-12-14T18:09:00Z">
        <w:r>
          <w:t xml:space="preserve"> </w:t>
        </w:r>
      </w:ins>
      <w:ins w:id="887" w:author="Hạnh Nhi" w:date="2025-12-15T01:08:00Z" w16du:dateUtc="2025-12-14T18:08:00Z">
        <w:r>
          <w:t>two hosts to be used on the WAN links)</w:t>
        </w:r>
      </w:ins>
    </w:p>
    <w:p w14:paraId="2D338891" w14:textId="6433FB9C" w:rsidR="00E51A13" w:rsidRDefault="00E51A13">
      <w:pPr>
        <w:pStyle w:val="ListParagraph"/>
        <w:numPr>
          <w:ilvl w:val="0"/>
          <w:numId w:val="88"/>
        </w:numPr>
        <w:spacing w:after="0" w:line="360" w:lineRule="auto"/>
        <w:rPr>
          <w:ins w:id="888" w:author="Hạnh Nhi" w:date="2025-12-15T01:08:00Z" w16du:dateUtc="2025-12-14T18:08:00Z"/>
        </w:rPr>
        <w:pPrChange w:id="889" w:author="Hạnh Nhi" w:date="2025-12-15T01:09:00Z" w16du:dateUtc="2025-12-14T18:09:00Z">
          <w:pPr/>
        </w:pPrChange>
      </w:pPr>
      <w:ins w:id="890" w:author="Hạnh Nhi" w:date="2025-12-15T01:08:00Z" w16du:dateUtc="2025-12-14T18:08:00Z">
        <w:r>
          <w:t>Greater capability to use route summarization</w:t>
        </w:r>
      </w:ins>
    </w:p>
    <w:p w14:paraId="39CC5778" w14:textId="05118243" w:rsidR="00586AD7" w:rsidRDefault="00E51A13" w:rsidP="00E51A13">
      <w:pPr>
        <w:pStyle w:val="ListParagraph"/>
        <w:numPr>
          <w:ilvl w:val="0"/>
          <w:numId w:val="87"/>
        </w:numPr>
        <w:spacing w:after="0" w:line="360" w:lineRule="auto"/>
        <w:rPr>
          <w:ins w:id="891" w:author="Hạnh Nhi" w:date="2025-12-15T01:11:00Z" w16du:dateUtc="2025-12-14T18:11:00Z"/>
        </w:rPr>
      </w:pPr>
      <w:ins w:id="892" w:author="Hạnh Nhi" w:date="2025-12-15T01:08:00Z" w16du:dateUtc="2025-12-14T18:08:00Z">
        <w:r>
          <w:lastRenderedPageBreak/>
          <w:t>Only subnets that are unused can be</w:t>
        </w:r>
      </w:ins>
      <w:ins w:id="893" w:author="Hạnh Nhi" w:date="2025-12-15T01:09:00Z" w16du:dateUtc="2025-12-14T18:09:00Z">
        <w:r>
          <w:t xml:space="preserve"> </w:t>
        </w:r>
      </w:ins>
      <w:ins w:id="894" w:author="Hạnh Nhi" w:date="2025-12-15T01:08:00Z" w16du:dateUtc="2025-12-14T18:08:00Z">
        <w:r>
          <w:t>further subnetted.</w:t>
        </w:r>
      </w:ins>
    </w:p>
    <w:p w14:paraId="6B19A6DF" w14:textId="77777777" w:rsidR="00E70DC1" w:rsidRPr="00E70DC1" w:rsidRDefault="00E70DC1" w:rsidP="00E70DC1">
      <w:pPr>
        <w:pStyle w:val="ListParagraph"/>
        <w:numPr>
          <w:ilvl w:val="0"/>
          <w:numId w:val="87"/>
        </w:numPr>
        <w:spacing w:after="0" w:line="360" w:lineRule="auto"/>
        <w:rPr>
          <w:ins w:id="895" w:author="Hạnh Nhi" w:date="2025-12-15T01:11:00Z"/>
          <w:lang w:val="en-US"/>
          <w:rPrChange w:id="896" w:author="Hạnh Nhi" w:date="2025-12-15T01:11:00Z" w16du:dateUtc="2025-12-14T18:11:00Z">
            <w:rPr>
              <w:ins w:id="897" w:author="Hạnh Nhi" w:date="2025-12-15T01:11:00Z"/>
              <w:b/>
              <w:bCs/>
              <w:lang w:val="en-US"/>
            </w:rPr>
          </w:rPrChange>
        </w:rPr>
      </w:pPr>
      <w:ins w:id="898" w:author="Hạnh Nhi" w:date="2025-12-15T01:11:00Z">
        <w:r w:rsidRPr="00E70DC1">
          <w:rPr>
            <w:lang w:val="en-US"/>
            <w:rPrChange w:id="899" w:author="Hạnh Nhi" w:date="2025-12-15T01:11:00Z" w16du:dateUtc="2025-12-14T18:11:00Z">
              <w:rPr>
                <w:b/>
                <w:bCs/>
                <w:lang w:val="en-US"/>
              </w:rPr>
            </w:rPrChange>
          </w:rPr>
          <w:t>Nhiều hơn một subnet mask trong một mạng</w:t>
        </w:r>
      </w:ins>
    </w:p>
    <w:p w14:paraId="5223B491" w14:textId="77777777" w:rsidR="00E70DC1" w:rsidRPr="00E70DC1" w:rsidRDefault="00E70DC1" w:rsidP="00E70DC1">
      <w:pPr>
        <w:pStyle w:val="ListParagraph"/>
        <w:numPr>
          <w:ilvl w:val="0"/>
          <w:numId w:val="87"/>
        </w:numPr>
        <w:spacing w:after="0" w:line="360" w:lineRule="auto"/>
        <w:rPr>
          <w:ins w:id="900" w:author="Hạnh Nhi" w:date="2025-12-15T01:11:00Z"/>
          <w:lang w:val="en-US"/>
        </w:rPr>
      </w:pPr>
      <w:ins w:id="901" w:author="Hạnh Nhi" w:date="2025-12-15T01:11:00Z">
        <w:r w:rsidRPr="00E70DC1">
          <w:rPr>
            <w:lang w:val="en-US"/>
            <w:rPrChange w:id="902" w:author="Hạnh Nhi" w:date="2025-12-15T01:11:00Z" w16du:dateUtc="2025-12-14T18:11:00Z">
              <w:rPr>
                <w:b/>
                <w:bCs/>
                <w:lang w:val="en-US"/>
              </w:rPr>
            </w:rPrChange>
          </w:rPr>
          <w:t>Chia subnet trên một địa chỉ đã được chia subnet trước đó</w:t>
        </w:r>
        <w:r w:rsidRPr="00E70DC1">
          <w:rPr>
            <w:lang w:val="en-US"/>
          </w:rPr>
          <w:t xml:space="preserve"> (subnet tiếp).</w:t>
        </w:r>
      </w:ins>
    </w:p>
    <w:p w14:paraId="3ED30CBF" w14:textId="77777777" w:rsidR="00E70DC1" w:rsidRPr="00E70DC1" w:rsidRDefault="00E70DC1" w:rsidP="00E70DC1">
      <w:pPr>
        <w:pStyle w:val="ListParagraph"/>
        <w:numPr>
          <w:ilvl w:val="0"/>
          <w:numId w:val="87"/>
        </w:numPr>
        <w:spacing w:after="0" w:line="360" w:lineRule="auto"/>
        <w:rPr>
          <w:ins w:id="903" w:author="Hạnh Nhi" w:date="2025-12-15T01:11:00Z"/>
          <w:lang w:val="en-US"/>
          <w:rPrChange w:id="904" w:author="Hạnh Nhi" w:date="2025-12-15T01:11:00Z" w16du:dateUtc="2025-12-14T18:11:00Z">
            <w:rPr>
              <w:ins w:id="905" w:author="Hạnh Nhi" w:date="2025-12-15T01:11:00Z"/>
              <w:b/>
              <w:bCs/>
              <w:lang w:val="en-US"/>
            </w:rPr>
          </w:rPrChange>
        </w:rPr>
      </w:pPr>
      <w:ins w:id="906" w:author="Hạnh Nhi" w:date="2025-12-15T01:11:00Z">
        <w:r w:rsidRPr="00E70DC1">
          <w:rPr>
            <w:lang w:val="en-US"/>
            <w:rPrChange w:id="907" w:author="Hạnh Nhi" w:date="2025-12-15T01:11:00Z" w16du:dateUtc="2025-12-14T18:11:00Z">
              <w:rPr>
                <w:b/>
                <w:bCs/>
                <w:lang w:val="en-US"/>
              </w:rPr>
            </w:rPrChange>
          </w:rPr>
          <w:t>Lợi ích</w:t>
        </w:r>
      </w:ins>
    </w:p>
    <w:p w14:paraId="419CCEB5" w14:textId="7954D349" w:rsidR="00E70DC1" w:rsidRPr="00E70DC1" w:rsidRDefault="00E70DC1">
      <w:pPr>
        <w:pStyle w:val="ListParagraph"/>
        <w:spacing w:after="0" w:line="360" w:lineRule="auto"/>
        <w:rPr>
          <w:ins w:id="908" w:author="Hạnh Nhi" w:date="2025-12-15T01:11:00Z"/>
          <w:lang w:val="en-US"/>
        </w:rPr>
        <w:pPrChange w:id="909" w:author="Hạnh Nhi" w:date="2025-12-15T01:11:00Z" w16du:dateUtc="2025-12-14T18:11:00Z">
          <w:pPr>
            <w:pStyle w:val="ListParagraph"/>
            <w:numPr>
              <w:numId w:val="87"/>
            </w:numPr>
            <w:spacing w:after="0" w:line="360" w:lineRule="auto"/>
            <w:ind w:hanging="360"/>
          </w:pPr>
        </w:pPrChange>
      </w:pPr>
      <w:ins w:id="910" w:author="Hạnh Nhi" w:date="2025-12-15T01:11:00Z">
        <w:r w:rsidRPr="00E70DC1">
          <w:rPr>
            <w:lang w:val="en-US"/>
            <w:rPrChange w:id="911" w:author="Hạnh Nhi" w:date="2025-12-15T01:11:00Z" w16du:dateUtc="2025-12-14T18:11:00Z">
              <w:rPr>
                <w:b/>
                <w:bCs/>
                <w:lang w:val="en-US"/>
              </w:rPr>
            </w:rPrChange>
          </w:rPr>
          <w:t>Sử dụng địa chỉ IP hiệu quả hơn</w:t>
        </w:r>
      </w:ins>
      <w:ins w:id="912" w:author="Hạnh Nhi" w:date="2025-12-15T01:11:00Z" w16du:dateUtc="2025-12-14T18:11:00Z">
        <w:r>
          <w:t xml:space="preserve"> </w:t>
        </w:r>
      </w:ins>
      <w:ins w:id="913" w:author="Hạnh Nhi" w:date="2025-12-15T01:11:00Z">
        <w:r w:rsidRPr="00E70DC1">
          <w:rPr>
            <w:lang w:val="en-US"/>
          </w:rPr>
          <w:t xml:space="preserve">(ví dụ: các liên kết WAN chỉ cần dùng </w:t>
        </w:r>
        <w:r w:rsidRPr="00E70DC1">
          <w:rPr>
            <w:lang w:val="en-US"/>
            <w:rPrChange w:id="914" w:author="Hạnh Nhi" w:date="2025-12-15T01:11:00Z" w16du:dateUtc="2025-12-14T18:11:00Z">
              <w:rPr>
                <w:b/>
                <w:bCs/>
                <w:lang w:val="en-US"/>
              </w:rPr>
            </w:rPrChange>
          </w:rPr>
          <w:t>2 host</w:t>
        </w:r>
        <w:r w:rsidRPr="00E70DC1">
          <w:rPr>
            <w:lang w:val="en-US"/>
          </w:rPr>
          <w:t>)</w:t>
        </w:r>
      </w:ins>
    </w:p>
    <w:p w14:paraId="37B2CEFF" w14:textId="77777777" w:rsidR="00E70DC1" w:rsidRPr="00E70DC1" w:rsidRDefault="00E70DC1">
      <w:pPr>
        <w:pStyle w:val="ListParagraph"/>
        <w:spacing w:after="0" w:line="360" w:lineRule="auto"/>
        <w:rPr>
          <w:ins w:id="915" w:author="Hạnh Nhi" w:date="2025-12-15T01:11:00Z"/>
          <w:lang w:val="en-US"/>
        </w:rPr>
        <w:pPrChange w:id="916" w:author="Hạnh Nhi" w:date="2025-12-15T01:11:00Z" w16du:dateUtc="2025-12-14T18:11:00Z">
          <w:pPr>
            <w:pStyle w:val="ListParagraph"/>
            <w:numPr>
              <w:numId w:val="87"/>
            </w:numPr>
            <w:spacing w:after="0" w:line="360" w:lineRule="auto"/>
            <w:ind w:hanging="360"/>
          </w:pPr>
        </w:pPrChange>
      </w:pPr>
      <w:ins w:id="917" w:author="Hạnh Nhi" w:date="2025-12-15T01:11:00Z">
        <w:r w:rsidRPr="00E70DC1">
          <w:rPr>
            <w:lang w:val="en-US"/>
            <w:rPrChange w:id="918" w:author="Hạnh Nhi" w:date="2025-12-15T01:11:00Z" w16du:dateUtc="2025-12-14T18:11:00Z">
              <w:rPr>
                <w:b/>
                <w:bCs/>
                <w:lang w:val="en-US"/>
              </w:rPr>
            </w:rPrChange>
          </w:rPr>
          <w:t>Tăng khả năng tổng hợp định tuyến (route summarization)</w:t>
        </w:r>
      </w:ins>
    </w:p>
    <w:p w14:paraId="4140D2CF" w14:textId="44F55363" w:rsidR="00E70DC1" w:rsidRPr="00E70DC1" w:rsidRDefault="00E70DC1" w:rsidP="00E70DC1">
      <w:pPr>
        <w:pStyle w:val="ListParagraph"/>
        <w:numPr>
          <w:ilvl w:val="0"/>
          <w:numId w:val="87"/>
        </w:numPr>
        <w:spacing w:after="0" w:line="360" w:lineRule="auto"/>
        <w:rPr>
          <w:ins w:id="919" w:author="Hạnh Nhi" w:date="2025-12-15T01:11:00Z" w16du:dateUtc="2025-12-14T18:11:00Z"/>
          <w:lang w:val="en-US"/>
          <w:rPrChange w:id="920" w:author="Hạnh Nhi" w:date="2025-12-15T01:11:00Z" w16du:dateUtc="2025-12-14T18:11:00Z">
            <w:rPr>
              <w:ins w:id="921" w:author="Hạnh Nhi" w:date="2025-12-15T01:11:00Z" w16du:dateUtc="2025-12-14T18:11:00Z"/>
            </w:rPr>
          </w:rPrChange>
        </w:rPr>
      </w:pPr>
      <w:ins w:id="922" w:author="Hạnh Nhi" w:date="2025-12-15T01:11:00Z">
        <w:r w:rsidRPr="00E70DC1">
          <w:rPr>
            <w:lang w:val="en-US"/>
            <w:rPrChange w:id="923" w:author="Hạnh Nhi" w:date="2025-12-15T01:11:00Z" w16du:dateUtc="2025-12-14T18:11:00Z">
              <w:rPr>
                <w:b/>
                <w:bCs/>
                <w:lang w:val="en-US"/>
              </w:rPr>
            </w:rPrChange>
          </w:rPr>
          <w:t xml:space="preserve">Lưu </w:t>
        </w:r>
      </w:ins>
      <w:ins w:id="924" w:author="Hạnh Nhi" w:date="2025-12-15T01:11:00Z" w16du:dateUtc="2025-12-14T18:11:00Z">
        <w:r>
          <w:rPr>
            <w:lang w:val="en-US"/>
          </w:rPr>
          <w:t>ý</w:t>
        </w:r>
        <w:r>
          <w:t xml:space="preserve">: </w:t>
        </w:r>
      </w:ins>
      <w:ins w:id="925" w:author="Hạnh Nhi" w:date="2025-12-15T01:11:00Z">
        <w:r w:rsidRPr="00E70DC1">
          <w:rPr>
            <w:lang w:val="en-US"/>
            <w:rPrChange w:id="926" w:author="Hạnh Nhi" w:date="2025-12-15T01:11:00Z" w16du:dateUtc="2025-12-14T18:11:00Z">
              <w:rPr>
                <w:b/>
                <w:bCs/>
                <w:lang w:val="en-US"/>
              </w:rPr>
            </w:rPrChange>
          </w:rPr>
          <w:t>Chỉ những subnet chưa được sử dụng</w:t>
        </w:r>
        <w:r w:rsidRPr="00E70DC1">
          <w:rPr>
            <w:lang w:val="en-US"/>
          </w:rPr>
          <w:t xml:space="preserve"> mới có thể tiếp tục được chia subnet thêm.</w:t>
        </w:r>
      </w:ins>
    </w:p>
    <w:p w14:paraId="098353A1" w14:textId="7ACAC83F" w:rsidR="00E70DC1" w:rsidRDefault="00E70DC1" w:rsidP="00E70DC1">
      <w:pPr>
        <w:pBdr>
          <w:bottom w:val="single" w:sz="6" w:space="1" w:color="auto"/>
        </w:pBdr>
        <w:spacing w:after="0" w:line="360" w:lineRule="auto"/>
        <w:ind w:left="360"/>
        <w:rPr>
          <w:ins w:id="927" w:author="Hạnh Nhi" w:date="2025-12-15T01:12:00Z" w16du:dateUtc="2025-12-14T18:12:00Z"/>
        </w:rPr>
      </w:pPr>
      <w:ins w:id="928" w:author="Hạnh Nhi" w:date="2025-12-15T01:11:00Z" w16du:dateUtc="2025-12-14T18:11:00Z">
        <w:r w:rsidRPr="00E70DC1">
          <w:rPr>
            <w:noProof/>
          </w:rPr>
          <w:drawing>
            <wp:inline distT="0" distB="0" distL="0" distR="0" wp14:anchorId="507116EA" wp14:editId="31F0F07A">
              <wp:extent cx="5758180" cy="3215640"/>
              <wp:effectExtent l="0" t="0" r="0" b="3810"/>
              <wp:docPr id="1901567951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1567951" name="Picture 1" descr="A screenshot of a computer&#10;&#10;AI-generated content may be incorrect."/>
                      <pic:cNvPicPr/>
                    </pic:nvPicPr>
                    <pic:blipFill>
                      <a:blip r:embed="rId6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32156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6A45E0A" w14:textId="7BBB4D4C" w:rsidR="00E37274" w:rsidRDefault="00E37274" w:rsidP="00E37274">
      <w:pPr>
        <w:pStyle w:val="Heading1"/>
        <w:rPr>
          <w:ins w:id="929" w:author="Hạnh Nhi" w:date="2025-12-15T01:28:00Z" w16du:dateUtc="2025-12-14T18:28:00Z"/>
        </w:rPr>
      </w:pPr>
      <w:bookmarkStart w:id="930" w:name="_Toc216676094"/>
      <w:ins w:id="931" w:author="Hạnh Nhi" w:date="2025-12-15T01:28:00Z" w16du:dateUtc="2025-12-14T18:28:00Z">
        <w:r w:rsidRPr="00E37274">
          <w:t>Chapter 4 : Transmission Media</w:t>
        </w:r>
        <w:bookmarkEnd w:id="930"/>
      </w:ins>
    </w:p>
    <w:p w14:paraId="5389364F" w14:textId="78B98A1D" w:rsidR="00E37274" w:rsidRDefault="00E37274" w:rsidP="00E37274">
      <w:pPr>
        <w:pStyle w:val="Heading2"/>
        <w:numPr>
          <w:ilvl w:val="0"/>
          <w:numId w:val="92"/>
        </w:numPr>
        <w:rPr>
          <w:ins w:id="932" w:author="Hạnh Nhi" w:date="2025-12-15T01:29:00Z" w16du:dateUtc="2025-12-14T18:29:00Z"/>
        </w:rPr>
      </w:pPr>
      <w:bookmarkStart w:id="933" w:name="_Toc216676095"/>
      <w:ins w:id="934" w:author="Hạnh Nhi" w:date="2025-12-15T01:28:00Z" w16du:dateUtc="2025-12-14T18:28:00Z">
        <w:r>
          <w:t>Transmission medium and physical layer</w:t>
        </w:r>
      </w:ins>
      <w:bookmarkEnd w:id="933"/>
    </w:p>
    <w:p w14:paraId="21E5EC5F" w14:textId="56B3E498" w:rsidR="00E37274" w:rsidRDefault="00E37274" w:rsidP="00E37274">
      <w:pPr>
        <w:rPr>
          <w:ins w:id="935" w:author="Hạnh Nhi" w:date="2025-12-15T01:30:00Z" w16du:dateUtc="2025-12-14T18:30:00Z"/>
        </w:rPr>
      </w:pPr>
      <w:ins w:id="936" w:author="Hạnh Nhi" w:date="2025-12-15T01:29:00Z" w16du:dateUtc="2025-12-14T18:29:00Z">
        <w:r w:rsidRPr="00E37274">
          <w:rPr>
            <w:noProof/>
          </w:rPr>
          <w:drawing>
            <wp:inline distT="0" distB="0" distL="0" distR="0" wp14:anchorId="32F828D2" wp14:editId="115662EB">
              <wp:extent cx="5758180" cy="1725295"/>
              <wp:effectExtent l="0" t="0" r="0" b="8255"/>
              <wp:docPr id="1297453033" name="Picture 1" descr="A diagram of a cab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7453033" name="Picture 1" descr="A diagram of a cable&#10;&#10;AI-generated content may be incorrect."/>
                      <pic:cNvPicPr/>
                    </pic:nvPicPr>
                    <pic:blipFill>
                      <a:blip r:embed="rId7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8180" cy="17252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118E1A" w14:textId="77777777" w:rsidR="006F1B31" w:rsidRPr="006F1B31" w:rsidRDefault="006F1B31">
      <w:pPr>
        <w:numPr>
          <w:ilvl w:val="0"/>
          <w:numId w:val="93"/>
        </w:numPr>
        <w:spacing w:after="0" w:line="360" w:lineRule="auto"/>
        <w:rPr>
          <w:ins w:id="937" w:author="Hạnh Nhi" w:date="2025-12-15T01:30:00Z"/>
          <w:b/>
          <w:bCs/>
          <w:lang w:val="en-US"/>
        </w:rPr>
        <w:pPrChange w:id="938" w:author="Hạnh Nhi" w:date="2025-12-15T01:30:00Z" w16du:dateUtc="2025-12-14T18:30:00Z">
          <w:pPr>
            <w:numPr>
              <w:numId w:val="93"/>
            </w:numPr>
            <w:tabs>
              <w:tab w:val="num" w:pos="720"/>
            </w:tabs>
            <w:ind w:left="720" w:hanging="360"/>
          </w:pPr>
        </w:pPrChange>
      </w:pPr>
      <w:ins w:id="939" w:author="Hạnh Nhi" w:date="2025-12-15T01:30:00Z">
        <w:r w:rsidRPr="006F1B31">
          <w:rPr>
            <w:b/>
            <w:bCs/>
            <w:lang w:val="en-US"/>
          </w:rPr>
          <w:t>Physical Layer (Tầng Vật lý)</w:t>
        </w:r>
      </w:ins>
    </w:p>
    <w:p w14:paraId="7E855402" w14:textId="77777777" w:rsidR="006F1B31" w:rsidRPr="006F1B31" w:rsidRDefault="006F1B31">
      <w:pPr>
        <w:numPr>
          <w:ilvl w:val="0"/>
          <w:numId w:val="93"/>
        </w:numPr>
        <w:spacing w:after="0" w:line="360" w:lineRule="auto"/>
        <w:rPr>
          <w:ins w:id="940" w:author="Hạnh Nhi" w:date="2025-12-15T01:30:00Z"/>
          <w:lang w:val="en-US"/>
        </w:rPr>
        <w:pPrChange w:id="941" w:author="Hạnh Nhi" w:date="2025-12-15T01:30:00Z" w16du:dateUtc="2025-12-14T18:30:00Z">
          <w:pPr>
            <w:numPr>
              <w:numId w:val="93"/>
            </w:numPr>
            <w:tabs>
              <w:tab w:val="num" w:pos="720"/>
            </w:tabs>
            <w:ind w:left="720" w:hanging="360"/>
          </w:pPr>
        </w:pPrChange>
      </w:pPr>
      <w:ins w:id="942" w:author="Hạnh Nhi" w:date="2025-12-15T01:30:00Z">
        <w:r w:rsidRPr="006F1B31">
          <w:rPr>
            <w:b/>
            <w:bCs/>
            <w:lang w:val="en-US"/>
          </w:rPr>
          <w:t>Sender (bên gửi)</w:t>
        </w:r>
        <w:r w:rsidRPr="006F1B31">
          <w:rPr>
            <w:lang w:val="en-US"/>
          </w:rPr>
          <w:t xml:space="preserve"> chuyển dữ liệu thành </w:t>
        </w:r>
        <w:r w:rsidRPr="006F1B31">
          <w:rPr>
            <w:b/>
            <w:bCs/>
            <w:lang w:val="en-US"/>
          </w:rPr>
          <w:t>tín hiệu vật lý</w:t>
        </w:r>
      </w:ins>
    </w:p>
    <w:p w14:paraId="5BF4C563" w14:textId="77777777" w:rsidR="006F1B31" w:rsidRPr="006F1B31" w:rsidRDefault="006F1B31">
      <w:pPr>
        <w:numPr>
          <w:ilvl w:val="0"/>
          <w:numId w:val="93"/>
        </w:numPr>
        <w:spacing w:after="0" w:line="360" w:lineRule="auto"/>
        <w:rPr>
          <w:ins w:id="943" w:author="Hạnh Nhi" w:date="2025-12-15T01:30:00Z"/>
          <w:lang w:val="en-US"/>
        </w:rPr>
        <w:pPrChange w:id="944" w:author="Hạnh Nhi" w:date="2025-12-15T01:30:00Z" w16du:dateUtc="2025-12-14T18:30:00Z">
          <w:pPr>
            <w:numPr>
              <w:numId w:val="93"/>
            </w:numPr>
            <w:tabs>
              <w:tab w:val="num" w:pos="720"/>
            </w:tabs>
            <w:ind w:left="720" w:hanging="360"/>
          </w:pPr>
        </w:pPrChange>
      </w:pPr>
      <w:ins w:id="945" w:author="Hạnh Nhi" w:date="2025-12-15T01:30:00Z">
        <w:r w:rsidRPr="006F1B31">
          <w:rPr>
            <w:lang w:val="en-US"/>
          </w:rPr>
          <w:t xml:space="preserve">Tín hiệu được truyền qua </w:t>
        </w:r>
        <w:r w:rsidRPr="006F1B31">
          <w:rPr>
            <w:b/>
            <w:bCs/>
            <w:lang w:val="en-US"/>
          </w:rPr>
          <w:t>môi trường truyền dẫn (Transmission medium)</w:t>
        </w:r>
        <w:r w:rsidRPr="006F1B31">
          <w:rPr>
            <w:lang w:val="en-US"/>
          </w:rPr>
          <w:t>:</w:t>
        </w:r>
      </w:ins>
    </w:p>
    <w:p w14:paraId="5845601F" w14:textId="77777777" w:rsidR="006F1B31" w:rsidRPr="006F1B31" w:rsidRDefault="006F1B31">
      <w:pPr>
        <w:numPr>
          <w:ilvl w:val="1"/>
          <w:numId w:val="93"/>
        </w:numPr>
        <w:spacing w:after="0" w:line="360" w:lineRule="auto"/>
        <w:rPr>
          <w:ins w:id="946" w:author="Hạnh Nhi" w:date="2025-12-15T01:30:00Z"/>
          <w:lang w:val="en-US"/>
        </w:rPr>
        <w:pPrChange w:id="947" w:author="Hạnh Nhi" w:date="2025-12-15T01:30:00Z" w16du:dateUtc="2025-12-14T18:30:00Z">
          <w:pPr>
            <w:numPr>
              <w:ilvl w:val="1"/>
              <w:numId w:val="93"/>
            </w:numPr>
            <w:tabs>
              <w:tab w:val="num" w:pos="1440"/>
            </w:tabs>
            <w:ind w:left="1440" w:hanging="360"/>
          </w:pPr>
        </w:pPrChange>
      </w:pPr>
      <w:ins w:id="948" w:author="Hạnh Nhi" w:date="2025-12-15T01:30:00Z">
        <w:r w:rsidRPr="006F1B31">
          <w:rPr>
            <w:b/>
            <w:bCs/>
            <w:lang w:val="en-US"/>
          </w:rPr>
          <w:t>Cáp</w:t>
        </w:r>
        <w:r w:rsidRPr="006F1B31">
          <w:rPr>
            <w:lang w:val="en-US"/>
          </w:rPr>
          <w:t xml:space="preserve"> (Ethernet, cáp quang)</w:t>
        </w:r>
      </w:ins>
    </w:p>
    <w:p w14:paraId="78857A72" w14:textId="77777777" w:rsidR="006F1B31" w:rsidRPr="006F1B31" w:rsidRDefault="006F1B31">
      <w:pPr>
        <w:numPr>
          <w:ilvl w:val="1"/>
          <w:numId w:val="93"/>
        </w:numPr>
        <w:spacing w:after="0" w:line="360" w:lineRule="auto"/>
        <w:rPr>
          <w:ins w:id="949" w:author="Hạnh Nhi" w:date="2025-12-15T01:30:00Z"/>
          <w:lang w:val="en-US"/>
        </w:rPr>
        <w:pPrChange w:id="950" w:author="Hạnh Nhi" w:date="2025-12-15T01:30:00Z" w16du:dateUtc="2025-12-14T18:30:00Z">
          <w:pPr>
            <w:numPr>
              <w:ilvl w:val="1"/>
              <w:numId w:val="93"/>
            </w:numPr>
            <w:tabs>
              <w:tab w:val="num" w:pos="1440"/>
            </w:tabs>
            <w:ind w:left="1440" w:hanging="360"/>
          </w:pPr>
        </w:pPrChange>
      </w:pPr>
      <w:ins w:id="951" w:author="Hạnh Nhi" w:date="2025-12-15T01:30:00Z">
        <w:r w:rsidRPr="006F1B31">
          <w:rPr>
            <w:b/>
            <w:bCs/>
            <w:lang w:val="en-US"/>
          </w:rPr>
          <w:t>Không khí</w:t>
        </w:r>
        <w:r w:rsidRPr="006F1B31">
          <w:rPr>
            <w:lang w:val="en-US"/>
          </w:rPr>
          <w:t xml:space="preserve"> (sóng vô tuyến – Wi-Fi)</w:t>
        </w:r>
      </w:ins>
    </w:p>
    <w:p w14:paraId="1E8D6475" w14:textId="13C10B91" w:rsidR="006F1B31" w:rsidRPr="006F1B31" w:rsidRDefault="006F1B31">
      <w:pPr>
        <w:numPr>
          <w:ilvl w:val="0"/>
          <w:numId w:val="93"/>
        </w:numPr>
        <w:spacing w:after="0" w:line="360" w:lineRule="auto"/>
        <w:rPr>
          <w:ins w:id="952" w:author="Hạnh Nhi" w:date="2025-12-15T01:30:00Z"/>
          <w:lang w:val="en-US"/>
        </w:rPr>
        <w:pPrChange w:id="953" w:author="Hạnh Nhi" w:date="2025-12-15T01:30:00Z" w16du:dateUtc="2025-12-14T18:30:00Z">
          <w:pPr/>
        </w:pPrChange>
      </w:pPr>
      <w:ins w:id="954" w:author="Hạnh Nhi" w:date="2025-12-15T01:30:00Z">
        <w:r w:rsidRPr="006F1B31">
          <w:rPr>
            <w:b/>
            <w:bCs/>
            <w:lang w:val="en-US"/>
          </w:rPr>
          <w:lastRenderedPageBreak/>
          <w:t>Receiver (bên nhận)</w:t>
        </w:r>
        <w:r w:rsidRPr="006F1B31">
          <w:rPr>
            <w:lang w:val="en-US"/>
          </w:rPr>
          <w:t xml:space="preserve"> nhận tín hiệu và đưa lên tầng trên</w:t>
        </w:r>
      </w:ins>
    </w:p>
    <w:p w14:paraId="3153A0FD" w14:textId="77777777" w:rsidR="006F1B31" w:rsidRPr="006F1B31" w:rsidRDefault="006F1B31">
      <w:pPr>
        <w:numPr>
          <w:ilvl w:val="0"/>
          <w:numId w:val="93"/>
        </w:numPr>
        <w:spacing w:after="0" w:line="360" w:lineRule="auto"/>
        <w:rPr>
          <w:ins w:id="955" w:author="Hạnh Nhi" w:date="2025-12-15T01:30:00Z"/>
          <w:b/>
          <w:bCs/>
          <w:lang w:val="en-US"/>
        </w:rPr>
        <w:pPrChange w:id="956" w:author="Hạnh Nhi" w:date="2025-12-15T01:30:00Z" w16du:dateUtc="2025-12-14T18:30:00Z">
          <w:pPr>
            <w:numPr>
              <w:numId w:val="93"/>
            </w:numPr>
            <w:tabs>
              <w:tab w:val="num" w:pos="720"/>
            </w:tabs>
            <w:ind w:left="720" w:hanging="360"/>
          </w:pPr>
        </w:pPrChange>
      </w:pPr>
      <w:ins w:id="957" w:author="Hạnh Nhi" w:date="2025-12-15T01:30:00Z">
        <w:r w:rsidRPr="006F1B31">
          <w:rPr>
            <w:b/>
            <w:bCs/>
            <w:lang w:val="en-US"/>
          </w:rPr>
          <w:t>Vai trò của Physical Layer</w:t>
        </w:r>
      </w:ins>
    </w:p>
    <w:p w14:paraId="7053E47F" w14:textId="77777777" w:rsidR="006F1B31" w:rsidRPr="006F1B31" w:rsidRDefault="006F1B31">
      <w:pPr>
        <w:numPr>
          <w:ilvl w:val="0"/>
          <w:numId w:val="94"/>
        </w:numPr>
        <w:spacing w:after="0" w:line="360" w:lineRule="auto"/>
        <w:rPr>
          <w:ins w:id="958" w:author="Hạnh Nhi" w:date="2025-12-15T01:30:00Z"/>
          <w:lang w:val="en-US"/>
        </w:rPr>
        <w:pPrChange w:id="959" w:author="Hạnh Nhi" w:date="2025-12-15T01:30:00Z" w16du:dateUtc="2025-12-14T18:30:00Z">
          <w:pPr>
            <w:numPr>
              <w:numId w:val="94"/>
            </w:numPr>
            <w:tabs>
              <w:tab w:val="num" w:pos="720"/>
            </w:tabs>
            <w:ind w:left="720" w:hanging="360"/>
          </w:pPr>
        </w:pPrChange>
      </w:pPr>
      <w:ins w:id="960" w:author="Hạnh Nhi" w:date="2025-12-15T01:30:00Z">
        <w:r w:rsidRPr="006F1B31">
          <w:rPr>
            <w:lang w:val="en-US"/>
          </w:rPr>
          <w:t xml:space="preserve">Truyền </w:t>
        </w:r>
        <w:r w:rsidRPr="006F1B31">
          <w:rPr>
            <w:b/>
            <w:bCs/>
            <w:lang w:val="en-US"/>
          </w:rPr>
          <w:t>bit 0 và 1</w:t>
        </w:r>
        <w:r w:rsidRPr="006F1B31">
          <w:rPr>
            <w:lang w:val="en-US"/>
          </w:rPr>
          <w:t xml:space="preserve"> dưới dạng:</w:t>
        </w:r>
      </w:ins>
    </w:p>
    <w:p w14:paraId="5D71CD21" w14:textId="77777777" w:rsidR="006F1B31" w:rsidRPr="006F1B31" w:rsidRDefault="006F1B31">
      <w:pPr>
        <w:numPr>
          <w:ilvl w:val="1"/>
          <w:numId w:val="94"/>
        </w:numPr>
        <w:spacing w:after="0" w:line="360" w:lineRule="auto"/>
        <w:rPr>
          <w:ins w:id="961" w:author="Hạnh Nhi" w:date="2025-12-15T01:30:00Z"/>
          <w:lang w:val="en-US"/>
        </w:rPr>
        <w:pPrChange w:id="962" w:author="Hạnh Nhi" w:date="2025-12-15T01:30:00Z" w16du:dateUtc="2025-12-14T18:30:00Z">
          <w:pPr>
            <w:numPr>
              <w:ilvl w:val="1"/>
              <w:numId w:val="94"/>
            </w:numPr>
            <w:tabs>
              <w:tab w:val="num" w:pos="1440"/>
            </w:tabs>
            <w:ind w:left="1440" w:hanging="360"/>
          </w:pPr>
        </w:pPrChange>
      </w:pPr>
      <w:ins w:id="963" w:author="Hạnh Nhi" w:date="2025-12-15T01:30:00Z">
        <w:r w:rsidRPr="006F1B31">
          <w:rPr>
            <w:lang w:val="en-US"/>
          </w:rPr>
          <w:t>Tín hiệu điện</w:t>
        </w:r>
      </w:ins>
    </w:p>
    <w:p w14:paraId="71D74187" w14:textId="77777777" w:rsidR="006F1B31" w:rsidRPr="006F1B31" w:rsidRDefault="006F1B31">
      <w:pPr>
        <w:numPr>
          <w:ilvl w:val="1"/>
          <w:numId w:val="94"/>
        </w:numPr>
        <w:spacing w:after="0" w:line="360" w:lineRule="auto"/>
        <w:rPr>
          <w:ins w:id="964" w:author="Hạnh Nhi" w:date="2025-12-15T01:30:00Z"/>
          <w:lang w:val="en-US"/>
        </w:rPr>
        <w:pPrChange w:id="965" w:author="Hạnh Nhi" w:date="2025-12-15T01:30:00Z" w16du:dateUtc="2025-12-14T18:30:00Z">
          <w:pPr>
            <w:numPr>
              <w:ilvl w:val="1"/>
              <w:numId w:val="94"/>
            </w:numPr>
            <w:tabs>
              <w:tab w:val="num" w:pos="1440"/>
            </w:tabs>
            <w:ind w:left="1440" w:hanging="360"/>
          </w:pPr>
        </w:pPrChange>
      </w:pPr>
      <w:ins w:id="966" w:author="Hạnh Nhi" w:date="2025-12-15T01:30:00Z">
        <w:r w:rsidRPr="006F1B31">
          <w:rPr>
            <w:lang w:val="en-US"/>
          </w:rPr>
          <w:t>Tín hiệu quang</w:t>
        </w:r>
      </w:ins>
    </w:p>
    <w:p w14:paraId="69F9D060" w14:textId="77777777" w:rsidR="006F1B31" w:rsidRPr="006F1B31" w:rsidRDefault="006F1B31">
      <w:pPr>
        <w:numPr>
          <w:ilvl w:val="1"/>
          <w:numId w:val="94"/>
        </w:numPr>
        <w:spacing w:after="0" w:line="360" w:lineRule="auto"/>
        <w:rPr>
          <w:ins w:id="967" w:author="Hạnh Nhi" w:date="2025-12-15T01:30:00Z"/>
          <w:lang w:val="en-US"/>
        </w:rPr>
        <w:pPrChange w:id="968" w:author="Hạnh Nhi" w:date="2025-12-15T01:30:00Z" w16du:dateUtc="2025-12-14T18:30:00Z">
          <w:pPr>
            <w:numPr>
              <w:ilvl w:val="1"/>
              <w:numId w:val="94"/>
            </w:numPr>
            <w:tabs>
              <w:tab w:val="num" w:pos="1440"/>
            </w:tabs>
            <w:ind w:left="1440" w:hanging="360"/>
          </w:pPr>
        </w:pPrChange>
      </w:pPr>
      <w:ins w:id="969" w:author="Hạnh Nhi" w:date="2025-12-15T01:30:00Z">
        <w:r w:rsidRPr="006F1B31">
          <w:rPr>
            <w:lang w:val="en-US"/>
          </w:rPr>
          <w:t>Sóng vô tuyến</w:t>
        </w:r>
      </w:ins>
    </w:p>
    <w:p w14:paraId="56CB2A8F" w14:textId="55D8FB89" w:rsidR="006F1B31" w:rsidRPr="006F1B31" w:rsidRDefault="006F1B31">
      <w:pPr>
        <w:numPr>
          <w:ilvl w:val="0"/>
          <w:numId w:val="94"/>
        </w:numPr>
        <w:spacing w:after="0" w:line="360" w:lineRule="auto"/>
        <w:rPr>
          <w:ins w:id="970" w:author="Hạnh Nhi" w:date="2025-12-15T01:30:00Z"/>
          <w:lang w:val="en-US"/>
        </w:rPr>
        <w:pPrChange w:id="971" w:author="Hạnh Nhi" w:date="2025-12-15T01:30:00Z" w16du:dateUtc="2025-12-14T18:30:00Z">
          <w:pPr/>
        </w:pPrChange>
      </w:pPr>
      <w:ins w:id="972" w:author="Hạnh Nhi" w:date="2025-12-15T01:30:00Z">
        <w:r w:rsidRPr="006F1B31">
          <w:rPr>
            <w:lang w:val="en-US"/>
          </w:rPr>
          <w:t xml:space="preserve">Không quan tâm dữ liệu là gì, </w:t>
        </w:r>
        <w:r w:rsidRPr="006F1B31">
          <w:rPr>
            <w:b/>
            <w:bCs/>
            <w:lang w:val="en-US"/>
          </w:rPr>
          <w:t>chỉ truyền tín hiệu</w:t>
        </w:r>
      </w:ins>
    </w:p>
    <w:p w14:paraId="4B2C9B52" w14:textId="77777777" w:rsidR="006F1B31" w:rsidRPr="006F1B31" w:rsidRDefault="006F1B31">
      <w:pPr>
        <w:numPr>
          <w:ilvl w:val="0"/>
          <w:numId w:val="93"/>
        </w:numPr>
        <w:spacing w:after="0" w:line="360" w:lineRule="auto"/>
        <w:rPr>
          <w:ins w:id="973" w:author="Hạnh Nhi" w:date="2025-12-15T01:30:00Z"/>
          <w:b/>
          <w:bCs/>
          <w:lang w:val="en-US"/>
        </w:rPr>
        <w:pPrChange w:id="974" w:author="Hạnh Nhi" w:date="2025-12-15T01:30:00Z" w16du:dateUtc="2025-12-14T18:30:00Z">
          <w:pPr>
            <w:numPr>
              <w:numId w:val="93"/>
            </w:numPr>
            <w:tabs>
              <w:tab w:val="num" w:pos="720"/>
            </w:tabs>
            <w:ind w:left="720" w:hanging="360"/>
          </w:pPr>
        </w:pPrChange>
      </w:pPr>
      <w:ins w:id="975" w:author="Hạnh Nhi" w:date="2025-12-15T01:30:00Z">
        <w:r w:rsidRPr="006F1B31">
          <w:rPr>
            <w:b/>
            <w:bCs/>
            <w:lang w:val="en-US"/>
          </w:rPr>
          <w:t>Ghi nhớ nhanh để thi</w:t>
        </w:r>
      </w:ins>
    </w:p>
    <w:p w14:paraId="094F7DCC" w14:textId="77777777" w:rsidR="006F1B31" w:rsidRPr="006F1B31" w:rsidRDefault="006F1B31">
      <w:pPr>
        <w:numPr>
          <w:ilvl w:val="0"/>
          <w:numId w:val="95"/>
        </w:numPr>
        <w:spacing w:after="0" w:line="360" w:lineRule="auto"/>
        <w:rPr>
          <w:ins w:id="976" w:author="Hạnh Nhi" w:date="2025-12-15T01:30:00Z"/>
          <w:lang w:val="en-US"/>
        </w:rPr>
        <w:pPrChange w:id="977" w:author="Hạnh Nhi" w:date="2025-12-15T01:30:00Z" w16du:dateUtc="2025-12-14T18:30:00Z">
          <w:pPr>
            <w:numPr>
              <w:numId w:val="95"/>
            </w:numPr>
            <w:tabs>
              <w:tab w:val="num" w:pos="720"/>
            </w:tabs>
            <w:ind w:left="720" w:hanging="360"/>
          </w:pPr>
        </w:pPrChange>
      </w:pPr>
      <w:ins w:id="978" w:author="Hạnh Nhi" w:date="2025-12-15T01:30:00Z">
        <w:r w:rsidRPr="006F1B31">
          <w:rPr>
            <w:lang w:val="en-US"/>
          </w:rPr>
          <w:t xml:space="preserve">Physical layer = </w:t>
        </w:r>
        <w:r w:rsidRPr="006F1B31">
          <w:rPr>
            <w:b/>
            <w:bCs/>
            <w:lang w:val="en-US"/>
          </w:rPr>
          <w:t>bit transmission</w:t>
        </w:r>
      </w:ins>
    </w:p>
    <w:p w14:paraId="4999A8E4" w14:textId="77777777" w:rsidR="006F1B31" w:rsidRPr="006F1B31" w:rsidRDefault="006F1B31">
      <w:pPr>
        <w:numPr>
          <w:ilvl w:val="0"/>
          <w:numId w:val="95"/>
        </w:numPr>
        <w:spacing w:after="0" w:line="360" w:lineRule="auto"/>
        <w:rPr>
          <w:ins w:id="979" w:author="Hạnh Nhi" w:date="2025-12-15T01:30:00Z"/>
          <w:lang w:val="en-US"/>
        </w:rPr>
        <w:pPrChange w:id="980" w:author="Hạnh Nhi" w:date="2025-12-15T01:30:00Z" w16du:dateUtc="2025-12-14T18:30:00Z">
          <w:pPr>
            <w:numPr>
              <w:numId w:val="95"/>
            </w:numPr>
            <w:tabs>
              <w:tab w:val="num" w:pos="720"/>
            </w:tabs>
            <w:ind w:left="720" w:hanging="360"/>
          </w:pPr>
        </w:pPrChange>
      </w:pPr>
      <w:ins w:id="981" w:author="Hạnh Nhi" w:date="2025-12-15T01:30:00Z">
        <w:r w:rsidRPr="006F1B31">
          <w:rPr>
            <w:lang w:val="en-US"/>
          </w:rPr>
          <w:t xml:space="preserve">Chỉ lo </w:t>
        </w:r>
        <w:r w:rsidRPr="006F1B31">
          <w:rPr>
            <w:b/>
            <w:bCs/>
            <w:lang w:val="en-US"/>
          </w:rPr>
          <w:t>how to send bits</w:t>
        </w:r>
      </w:ins>
    </w:p>
    <w:p w14:paraId="26F10BFF" w14:textId="77777777" w:rsidR="006F1B31" w:rsidRPr="006F1B31" w:rsidRDefault="006F1B31">
      <w:pPr>
        <w:numPr>
          <w:ilvl w:val="0"/>
          <w:numId w:val="95"/>
        </w:numPr>
        <w:spacing w:after="0" w:line="360" w:lineRule="auto"/>
        <w:rPr>
          <w:ins w:id="982" w:author="Hạnh Nhi" w:date="2025-12-15T01:30:00Z"/>
          <w:lang w:val="en-US"/>
        </w:rPr>
        <w:pPrChange w:id="983" w:author="Hạnh Nhi" w:date="2025-12-15T01:30:00Z" w16du:dateUtc="2025-12-14T18:30:00Z">
          <w:pPr>
            <w:numPr>
              <w:numId w:val="95"/>
            </w:numPr>
            <w:tabs>
              <w:tab w:val="num" w:pos="720"/>
            </w:tabs>
            <w:ind w:left="720" w:hanging="360"/>
          </w:pPr>
        </w:pPrChange>
      </w:pPr>
      <w:ins w:id="984" w:author="Hạnh Nhi" w:date="2025-12-15T01:30:00Z">
        <w:r w:rsidRPr="006F1B31">
          <w:rPr>
            <w:lang w:val="en-US"/>
          </w:rPr>
          <w:t>Không có địa chỉ, không kiểm soát lỗi</w:t>
        </w:r>
      </w:ins>
    </w:p>
    <w:p w14:paraId="0865EEF6" w14:textId="77777777" w:rsidR="006F1B31" w:rsidRPr="006F1B31" w:rsidRDefault="006F1B31">
      <w:pPr>
        <w:spacing w:after="0" w:line="360" w:lineRule="auto"/>
        <w:rPr>
          <w:ins w:id="985" w:author="Hạnh Nhi" w:date="2025-12-15T01:30:00Z"/>
          <w:lang w:val="en-US"/>
        </w:rPr>
        <w:pPrChange w:id="986" w:author="Hạnh Nhi" w:date="2025-12-15T01:30:00Z" w16du:dateUtc="2025-12-14T18:30:00Z">
          <w:pPr/>
        </w:pPrChange>
      </w:pPr>
      <w:ins w:id="987" w:author="Hạnh Nhi" w:date="2025-12-15T01:30:00Z">
        <w:r w:rsidRPr="006F1B31">
          <w:rPr>
            <w:rFonts w:ascii="Segoe UI Emoji" w:hAnsi="Segoe UI Emoji" w:cs="Segoe UI Emoji"/>
            <w:lang w:val="en-US"/>
          </w:rPr>
          <w:t>📌</w:t>
        </w:r>
        <w:r w:rsidRPr="006F1B31">
          <w:rPr>
            <w:lang w:val="en-US"/>
          </w:rPr>
          <w:t xml:space="preserve"> </w:t>
        </w:r>
        <w:r w:rsidRPr="006F1B31">
          <w:rPr>
            <w:b/>
            <w:bCs/>
            <w:lang w:val="en-US"/>
          </w:rPr>
          <w:t>Câu nhớ tủ:</w:t>
        </w:r>
      </w:ins>
    </w:p>
    <w:p w14:paraId="498D051F" w14:textId="77777777" w:rsidR="006F1B31" w:rsidRDefault="006F1B31" w:rsidP="006F1B31">
      <w:pPr>
        <w:spacing w:after="0" w:line="360" w:lineRule="auto"/>
        <w:rPr>
          <w:ins w:id="988" w:author="Hạnh Nhi" w:date="2025-12-15T01:30:00Z" w16du:dateUtc="2025-12-14T18:30:00Z"/>
          <w:i/>
          <w:iCs/>
        </w:rPr>
      </w:pPr>
      <w:ins w:id="989" w:author="Hạnh Nhi" w:date="2025-12-15T01:30:00Z">
        <w:r w:rsidRPr="006F1B31">
          <w:rPr>
            <w:i/>
            <w:iCs/>
            <w:lang w:val="en-US"/>
          </w:rPr>
          <w:t>Physical layer chỉ truyền bit qua cáp hoặc không khí.</w:t>
        </w:r>
      </w:ins>
    </w:p>
    <w:p w14:paraId="20CBB9CE" w14:textId="3381B4E9" w:rsidR="006F1B31" w:rsidRDefault="006F1B31" w:rsidP="006F1B31">
      <w:pPr>
        <w:pStyle w:val="Heading2"/>
        <w:numPr>
          <w:ilvl w:val="0"/>
          <w:numId w:val="92"/>
        </w:numPr>
        <w:rPr>
          <w:ins w:id="990" w:author="Hạnh Nhi" w:date="2025-12-15T01:31:00Z" w16du:dateUtc="2025-12-14T18:31:00Z"/>
        </w:rPr>
      </w:pPr>
      <w:bookmarkStart w:id="991" w:name="_Toc216676096"/>
      <w:ins w:id="992" w:author="Hạnh Nhi" w:date="2025-12-15T01:31:00Z" w16du:dateUtc="2025-12-14T18:31:00Z">
        <w:r w:rsidRPr="006F1B31">
          <w:t>Classes of transmission media</w:t>
        </w:r>
        <w:bookmarkEnd w:id="991"/>
      </w:ins>
    </w:p>
    <w:p w14:paraId="23A01063" w14:textId="4C6FD6F0" w:rsidR="006F1B31" w:rsidRDefault="006F1B31" w:rsidP="006F1B31">
      <w:pPr>
        <w:rPr>
          <w:ins w:id="993" w:author="Hạnh Nhi" w:date="2025-12-15T01:31:00Z" w16du:dateUtc="2025-12-14T18:31:00Z"/>
        </w:rPr>
      </w:pPr>
      <w:ins w:id="994" w:author="Hạnh Nhi" w:date="2025-12-15T01:31:00Z" w16du:dateUtc="2025-12-14T18:31:00Z">
        <w:r w:rsidRPr="006F1B31">
          <w:rPr>
            <w:noProof/>
          </w:rPr>
          <w:drawing>
            <wp:inline distT="0" distB="0" distL="0" distR="0" wp14:anchorId="799582F6" wp14:editId="5F989A42">
              <wp:extent cx="5099050" cy="2342594"/>
              <wp:effectExtent l="0" t="0" r="6350" b="635"/>
              <wp:docPr id="524273481" name="Picture 1" descr="A diagram of a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24273481" name="Picture 1" descr="A diagram of a network&#10;&#10;AI-generated content may be incorrect."/>
                      <pic:cNvPicPr/>
                    </pic:nvPicPr>
                    <pic:blipFill>
                      <a:blip r:embed="rId7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3229" cy="23445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959163C" w14:textId="553B929C" w:rsidR="006F1B31" w:rsidRDefault="006F1B31" w:rsidP="006F1B31">
      <w:pPr>
        <w:pStyle w:val="Heading2"/>
        <w:numPr>
          <w:ilvl w:val="0"/>
          <w:numId w:val="92"/>
        </w:numPr>
        <w:rPr>
          <w:ins w:id="995" w:author="Hạnh Nhi" w:date="2025-12-15T01:31:00Z" w16du:dateUtc="2025-12-14T18:31:00Z"/>
        </w:rPr>
      </w:pPr>
      <w:bookmarkStart w:id="996" w:name="_Toc216676097"/>
      <w:ins w:id="997" w:author="Hạnh Nhi" w:date="2025-12-15T01:31:00Z" w16du:dateUtc="2025-12-14T18:31:00Z">
        <w:r w:rsidRPr="006F1B31">
          <w:t>GUIDED MEDIA</w:t>
        </w:r>
        <w:bookmarkEnd w:id="996"/>
      </w:ins>
    </w:p>
    <w:p w14:paraId="3B3F5AF5" w14:textId="459AF109" w:rsidR="006F1B31" w:rsidRDefault="006F1B31">
      <w:pPr>
        <w:spacing w:after="0" w:line="360" w:lineRule="auto"/>
        <w:rPr>
          <w:ins w:id="998" w:author="Hạnh Nhi" w:date="2025-12-15T01:32:00Z" w16du:dateUtc="2025-12-14T18:32:00Z"/>
        </w:rPr>
        <w:pPrChange w:id="999" w:author="Hạnh Nhi" w:date="2025-12-15T01:32:00Z" w16du:dateUtc="2025-12-14T18:32:00Z">
          <w:pPr/>
        </w:pPrChange>
      </w:pPr>
      <w:ins w:id="1000" w:author="Hạnh Nhi" w:date="2025-12-15T01:31:00Z" w16du:dateUtc="2025-12-14T18:31:00Z">
        <w:r>
          <w:t>Guided media, which are those that provide a conduit from one device to another, include twisted-pair cable, coaxial cable, and fiber-optic cable.</w:t>
        </w:r>
      </w:ins>
    </w:p>
    <w:p w14:paraId="7A710F4B" w14:textId="77777777" w:rsidR="006F1B31" w:rsidRPr="006F1B31" w:rsidRDefault="006F1B31">
      <w:pPr>
        <w:spacing w:after="0" w:line="360" w:lineRule="auto"/>
        <w:rPr>
          <w:ins w:id="1001" w:author="Hạnh Nhi" w:date="2025-12-15T01:32:00Z"/>
          <w:lang w:val="en-US"/>
        </w:rPr>
        <w:pPrChange w:id="1002" w:author="Hạnh Nhi" w:date="2025-12-15T01:32:00Z" w16du:dateUtc="2025-12-14T18:32:00Z">
          <w:pPr/>
        </w:pPrChange>
      </w:pPr>
      <w:ins w:id="1003" w:author="Hạnh Nhi" w:date="2025-12-15T01:32:00Z">
        <w:r w:rsidRPr="006F1B31">
          <w:rPr>
            <w:b/>
            <w:bCs/>
            <w:lang w:val="en-US"/>
          </w:rPr>
          <w:t>Guided media</w:t>
        </w:r>
        <w:r w:rsidRPr="006F1B31">
          <w:rPr>
            <w:lang w:val="en-US"/>
          </w:rPr>
          <w:t xml:space="preserve"> (môi trường truyền dẫn có định hướng) là các loại môi trường </w:t>
        </w:r>
        <w:r w:rsidRPr="006F1B31">
          <w:rPr>
            <w:b/>
            <w:bCs/>
            <w:lang w:val="en-US"/>
          </w:rPr>
          <w:t>cung cấp một đường dẫn vật lý</w:t>
        </w:r>
        <w:r w:rsidRPr="006F1B31">
          <w:rPr>
            <w:lang w:val="en-US"/>
          </w:rPr>
          <w:t xml:space="preserve"> để truyền dữ liệu từ thiết bị này sang thiết bị khác.</w:t>
        </w:r>
      </w:ins>
    </w:p>
    <w:p w14:paraId="5E64A6A2" w14:textId="77777777" w:rsidR="006F1B31" w:rsidRPr="006F1B31" w:rsidRDefault="006F1B31">
      <w:pPr>
        <w:spacing w:after="0" w:line="360" w:lineRule="auto"/>
        <w:rPr>
          <w:ins w:id="1004" w:author="Hạnh Nhi" w:date="2025-12-15T01:32:00Z"/>
          <w:lang w:val="en-US"/>
        </w:rPr>
        <w:pPrChange w:id="1005" w:author="Hạnh Nhi" w:date="2025-12-15T01:32:00Z" w16du:dateUtc="2025-12-14T18:32:00Z">
          <w:pPr/>
        </w:pPrChange>
      </w:pPr>
      <w:ins w:id="1006" w:author="Hạnh Nhi" w:date="2025-12-15T01:32:00Z">
        <w:r w:rsidRPr="006F1B31">
          <w:rPr>
            <w:lang w:val="en-US"/>
          </w:rPr>
          <w:t>Các loại guided media bao gồm:</w:t>
        </w:r>
      </w:ins>
    </w:p>
    <w:p w14:paraId="56596E64" w14:textId="77777777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07" w:author="Hạnh Nhi" w:date="2025-12-15T01:32:00Z"/>
          <w:lang w:val="en-US"/>
        </w:rPr>
        <w:pPrChange w:id="1008" w:author="Hạnh Nhi" w:date="2025-12-15T01:32:00Z" w16du:dateUtc="2025-12-14T18:32:00Z">
          <w:pPr>
            <w:numPr>
              <w:numId w:val="99"/>
            </w:numPr>
            <w:tabs>
              <w:tab w:val="num" w:pos="720"/>
            </w:tabs>
            <w:ind w:left="720" w:hanging="360"/>
          </w:pPr>
        </w:pPrChange>
      </w:pPr>
      <w:ins w:id="1009" w:author="Hạnh Nhi" w:date="2025-12-15T01:32:00Z">
        <w:r w:rsidRPr="006F1B31">
          <w:rPr>
            <w:lang w:val="en-US"/>
            <w:rPrChange w:id="1010" w:author="Hạnh Nhi" w:date="2025-12-15T01:32:00Z" w16du:dateUtc="2025-12-14T18:32:00Z">
              <w:rPr>
                <w:b/>
                <w:bCs/>
                <w:lang w:val="en-US"/>
              </w:rPr>
            </w:rPrChange>
          </w:rPr>
          <w:t>Cáp xoắn đôi (twisted-pair cable)</w:t>
        </w:r>
      </w:ins>
    </w:p>
    <w:p w14:paraId="3FECCE7E" w14:textId="77777777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11" w:author="Hạnh Nhi" w:date="2025-12-15T01:32:00Z"/>
          <w:lang w:val="en-US"/>
        </w:rPr>
        <w:pPrChange w:id="1012" w:author="Hạnh Nhi" w:date="2025-12-15T01:32:00Z" w16du:dateUtc="2025-12-14T18:32:00Z">
          <w:pPr>
            <w:numPr>
              <w:numId w:val="99"/>
            </w:numPr>
            <w:tabs>
              <w:tab w:val="num" w:pos="720"/>
            </w:tabs>
            <w:ind w:left="720" w:hanging="360"/>
          </w:pPr>
        </w:pPrChange>
      </w:pPr>
      <w:ins w:id="1013" w:author="Hạnh Nhi" w:date="2025-12-15T01:32:00Z">
        <w:r w:rsidRPr="006F1B31">
          <w:rPr>
            <w:lang w:val="en-US"/>
            <w:rPrChange w:id="1014" w:author="Hạnh Nhi" w:date="2025-12-15T01:32:00Z" w16du:dateUtc="2025-12-14T18:32:00Z">
              <w:rPr>
                <w:b/>
                <w:bCs/>
                <w:lang w:val="en-US"/>
              </w:rPr>
            </w:rPrChange>
          </w:rPr>
          <w:t>Cáp đồng trục (coaxial cable)</w:t>
        </w:r>
      </w:ins>
    </w:p>
    <w:p w14:paraId="69E24D31" w14:textId="28900E75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15" w:author="Hạnh Nhi" w:date="2025-12-15T01:31:00Z" w16du:dateUtc="2025-12-14T18:31:00Z"/>
          <w:lang w:val="en-US"/>
          <w:rPrChange w:id="1016" w:author="Hạnh Nhi" w:date="2025-12-15T01:32:00Z" w16du:dateUtc="2025-12-14T18:32:00Z">
            <w:rPr>
              <w:ins w:id="1017" w:author="Hạnh Nhi" w:date="2025-12-15T01:31:00Z" w16du:dateUtc="2025-12-14T18:31:00Z"/>
            </w:rPr>
          </w:rPrChange>
        </w:rPr>
        <w:pPrChange w:id="1018" w:author="Hạnh Nhi" w:date="2025-12-15T01:32:00Z" w16du:dateUtc="2025-12-14T18:32:00Z">
          <w:pPr/>
        </w:pPrChange>
      </w:pPr>
      <w:ins w:id="1019" w:author="Hạnh Nhi" w:date="2025-12-15T01:32:00Z">
        <w:r w:rsidRPr="006F1B31">
          <w:rPr>
            <w:lang w:val="en-US"/>
            <w:rPrChange w:id="1020" w:author="Hạnh Nhi" w:date="2025-12-15T01:32:00Z" w16du:dateUtc="2025-12-14T18:32:00Z">
              <w:rPr>
                <w:b/>
                <w:bCs/>
                <w:lang w:val="en-US"/>
              </w:rPr>
            </w:rPrChange>
          </w:rPr>
          <w:t>Cáp quang (fiber-optic cable)</w:t>
        </w:r>
      </w:ins>
    </w:p>
    <w:p w14:paraId="792231D3" w14:textId="04BBD6C7" w:rsidR="006F1B31" w:rsidRDefault="006F1B31" w:rsidP="006F1B31">
      <w:pPr>
        <w:pStyle w:val="Heading2"/>
        <w:numPr>
          <w:ilvl w:val="0"/>
          <w:numId w:val="92"/>
        </w:numPr>
        <w:rPr>
          <w:ins w:id="1021" w:author="Hạnh Nhi" w:date="2025-12-15T01:32:00Z" w16du:dateUtc="2025-12-14T18:32:00Z"/>
        </w:rPr>
      </w:pPr>
      <w:bookmarkStart w:id="1022" w:name="_Toc216676098"/>
      <w:ins w:id="1023" w:author="Hạnh Nhi" w:date="2025-12-15T01:32:00Z" w16du:dateUtc="2025-12-14T18:32:00Z">
        <w:r w:rsidRPr="006F1B31">
          <w:t>Twisted-pair cable</w:t>
        </w:r>
        <w:bookmarkEnd w:id="1022"/>
      </w:ins>
    </w:p>
    <w:p w14:paraId="3FD1B7E4" w14:textId="68CC07C4" w:rsidR="006F1B31" w:rsidRDefault="006F1B31" w:rsidP="006F1B31">
      <w:pPr>
        <w:rPr>
          <w:ins w:id="1024" w:author="Hạnh Nhi" w:date="2025-12-15T01:33:00Z" w16du:dateUtc="2025-12-14T18:33:00Z"/>
        </w:rPr>
      </w:pPr>
      <w:ins w:id="1025" w:author="Hạnh Nhi" w:date="2025-12-15T01:33:00Z" w16du:dateUtc="2025-12-14T18:33:00Z">
        <w:r w:rsidRPr="006F1B31">
          <w:rPr>
            <w:noProof/>
          </w:rPr>
          <w:lastRenderedPageBreak/>
          <w:drawing>
            <wp:inline distT="0" distB="0" distL="0" distR="0" wp14:anchorId="7652EA07" wp14:editId="2C4244D5">
              <wp:extent cx="4889500" cy="867579"/>
              <wp:effectExtent l="0" t="0" r="6350" b="8890"/>
              <wp:docPr id="619026756" name="Picture 1" descr="A pink infinity symbol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19026756" name="Picture 1" descr="A pink infinity symbol&#10;&#10;AI-generated content may be incorrect."/>
                      <pic:cNvPicPr/>
                    </pic:nvPicPr>
                    <pic:blipFill>
                      <a:blip r:embed="rId7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16799" cy="8724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58707AD" w14:textId="77777777" w:rsidR="006F1B31" w:rsidRDefault="006F1B31">
      <w:pPr>
        <w:spacing w:after="0" w:line="360" w:lineRule="auto"/>
        <w:rPr>
          <w:ins w:id="1026" w:author="Hạnh Nhi" w:date="2025-12-15T01:33:00Z" w16du:dateUtc="2025-12-14T18:33:00Z"/>
        </w:rPr>
        <w:pPrChange w:id="1027" w:author="Hạnh Nhi" w:date="2025-12-15T01:35:00Z" w16du:dateUtc="2025-12-14T18:35:00Z">
          <w:pPr/>
        </w:pPrChange>
      </w:pPr>
      <w:ins w:id="1028" w:author="Hạnh Nhi" w:date="2025-12-15T01:33:00Z" w16du:dateUtc="2025-12-14T18:33:00Z">
        <w:r>
          <w:t>Why twisted?</w:t>
        </w:r>
      </w:ins>
    </w:p>
    <w:p w14:paraId="0AE0AA5B" w14:textId="01149681" w:rsidR="006F1B31" w:rsidRPr="006F1B31" w:rsidRDefault="006F1B31">
      <w:pPr>
        <w:spacing w:after="0" w:line="360" w:lineRule="auto"/>
        <w:rPr>
          <w:ins w:id="1029" w:author="Hạnh Nhi" w:date="2025-12-15T01:34:00Z" w16du:dateUtc="2025-12-14T18:34:00Z"/>
          <w:b/>
          <w:bCs/>
          <w:rPrChange w:id="1030" w:author="Hạnh Nhi" w:date="2025-12-15T01:36:00Z" w16du:dateUtc="2025-12-14T18:36:00Z">
            <w:rPr>
              <w:ins w:id="1031" w:author="Hạnh Nhi" w:date="2025-12-15T01:34:00Z" w16du:dateUtc="2025-12-14T18:34:00Z"/>
            </w:rPr>
          </w:rPrChange>
        </w:rPr>
        <w:pPrChange w:id="1032" w:author="Hạnh Nhi" w:date="2025-12-15T01:35:00Z" w16du:dateUtc="2025-12-14T18:35:00Z">
          <w:pPr/>
        </w:pPrChange>
      </w:pPr>
      <w:ins w:id="1033" w:author="Hạnh Nhi" w:date="2025-12-15T01:33:00Z" w16du:dateUtc="2025-12-14T18:33:00Z">
        <w:r w:rsidRPr="006F1B31">
          <w:rPr>
            <w:b/>
            <w:bCs/>
            <w:rPrChange w:id="1034" w:author="Hạnh Nhi" w:date="2025-12-15T01:36:00Z" w16du:dateUtc="2025-12-14T18:36:00Z">
              <w:rPr/>
            </w:rPrChange>
          </w:rPr>
          <w:t>To make unwanted signals interference cancel out each other.</w:t>
        </w:r>
      </w:ins>
    </w:p>
    <w:p w14:paraId="4CBFE545" w14:textId="496849CC" w:rsidR="006F1B31" w:rsidRPr="006F1B31" w:rsidRDefault="006F1B31">
      <w:pPr>
        <w:spacing w:after="0" w:line="360" w:lineRule="auto"/>
        <w:rPr>
          <w:ins w:id="1035" w:author="Hạnh Nhi" w:date="2025-12-15T01:34:00Z"/>
          <w:rPrChange w:id="1036" w:author="Hạnh Nhi" w:date="2025-12-15T01:35:00Z" w16du:dateUtc="2025-12-14T18:35:00Z">
            <w:rPr>
              <w:ins w:id="1037" w:author="Hạnh Nhi" w:date="2025-12-15T01:34:00Z"/>
              <w:lang w:val="en-US"/>
            </w:rPr>
          </w:rPrChange>
        </w:rPr>
        <w:pPrChange w:id="1038" w:author="Hạnh Nhi" w:date="2025-12-15T01:35:00Z" w16du:dateUtc="2025-12-14T18:35:00Z">
          <w:pPr/>
        </w:pPrChange>
      </w:pPr>
      <w:ins w:id="1039" w:author="Hạnh Nhi" w:date="2025-12-15T01:34:00Z">
        <w:r w:rsidRPr="006F1B31">
          <w:rPr>
            <w:rPrChange w:id="1040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Insulator</w:t>
        </w:r>
        <w:r w:rsidRPr="006F1B31">
          <w:rPr>
            <w:rPrChange w:id="1041" w:author="Hạnh Nhi" w:date="2025-12-15T01:35:00Z" w16du:dateUtc="2025-12-14T18:35:00Z">
              <w:rPr>
                <w:lang w:val="en-US"/>
              </w:rPr>
            </w:rPrChange>
          </w:rPr>
          <w:t>: Lớp cách điện</w:t>
        </w:r>
      </w:ins>
    </w:p>
    <w:p w14:paraId="78CB78FB" w14:textId="2366E491" w:rsidR="006F1B31" w:rsidRPr="006F1B31" w:rsidRDefault="006F1B31">
      <w:pPr>
        <w:spacing w:after="0" w:line="360" w:lineRule="auto"/>
        <w:rPr>
          <w:ins w:id="1042" w:author="Hạnh Nhi" w:date="2025-12-15T01:34:00Z"/>
          <w:rPrChange w:id="1043" w:author="Hạnh Nhi" w:date="2025-12-15T01:35:00Z" w16du:dateUtc="2025-12-14T18:35:00Z">
            <w:rPr>
              <w:ins w:id="1044" w:author="Hạnh Nhi" w:date="2025-12-15T01:34:00Z"/>
              <w:lang w:val="en-US"/>
            </w:rPr>
          </w:rPrChange>
        </w:rPr>
        <w:pPrChange w:id="1045" w:author="Hạnh Nhi" w:date="2025-12-15T01:35:00Z" w16du:dateUtc="2025-12-14T18:35:00Z">
          <w:pPr/>
        </w:pPrChange>
      </w:pPr>
      <w:ins w:id="1046" w:author="Hạnh Nhi" w:date="2025-12-15T01:34:00Z">
        <w:r w:rsidRPr="006F1B31">
          <w:rPr>
            <w:rPrChange w:id="1047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Conductors</w:t>
        </w:r>
        <w:r w:rsidRPr="006F1B31">
          <w:rPr>
            <w:rPrChange w:id="1048" w:author="Hạnh Nhi" w:date="2025-12-15T01:35:00Z" w16du:dateUtc="2025-12-14T18:35:00Z">
              <w:rPr>
                <w:lang w:val="en-US"/>
              </w:rPr>
            </w:rPrChange>
          </w:rPr>
          <w:t>: Dây dẫn</w:t>
        </w:r>
      </w:ins>
    </w:p>
    <w:p w14:paraId="159C1A82" w14:textId="172FD922" w:rsidR="006F1B31" w:rsidRPr="006F1B31" w:rsidRDefault="006F1B31">
      <w:pPr>
        <w:spacing w:after="0" w:line="360" w:lineRule="auto"/>
        <w:rPr>
          <w:ins w:id="1049" w:author="Hạnh Nhi" w:date="2025-12-15T01:34:00Z"/>
          <w:rPrChange w:id="1050" w:author="Hạnh Nhi" w:date="2025-12-15T01:35:00Z" w16du:dateUtc="2025-12-14T18:35:00Z">
            <w:rPr>
              <w:ins w:id="1051" w:author="Hạnh Nhi" w:date="2025-12-15T01:34:00Z"/>
              <w:lang w:val="en-US"/>
            </w:rPr>
          </w:rPrChange>
        </w:rPr>
        <w:pPrChange w:id="1052" w:author="Hạnh Nhi" w:date="2025-12-15T01:35:00Z" w16du:dateUtc="2025-12-14T18:35:00Z">
          <w:pPr/>
        </w:pPrChange>
      </w:pPr>
      <w:ins w:id="1053" w:author="Hạnh Nhi" w:date="2025-12-15T01:34:00Z">
        <w:r w:rsidRPr="006F1B31">
          <w:rPr>
            <w:rPrChange w:id="1054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Why twisted?</w:t>
        </w:r>
        <w:r w:rsidRPr="006F1B31">
          <w:rPr>
            <w:rPrChange w:id="1055" w:author="Hạnh Nhi" w:date="2025-12-15T01:35:00Z" w16du:dateUtc="2025-12-14T18:35:00Z">
              <w:rPr>
                <w:lang w:val="en-US"/>
              </w:rPr>
            </w:rPrChange>
          </w:rPr>
          <w:t>: Tại sao lại xoắn?</w:t>
        </w:r>
        <w:r w:rsidRPr="006F1B31">
          <w:rPr>
            <w:rPrChange w:id="1056" w:author="Hạnh Nhi" w:date="2025-12-15T01:35:00Z" w16du:dateUtc="2025-12-14T18:35:00Z">
              <w:rPr>
                <w:lang w:val="en-US"/>
              </w:rPr>
            </w:rPrChange>
          </w:rPr>
          <w:br/>
          <w:t xml:space="preserve">→ </w:t>
        </w:r>
        <w:r w:rsidRPr="006F1B31">
          <w:rPr>
            <w:rPrChange w:id="1057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Để các tín hiệu nhiễu không mong muốn triệt tiêu lẫn nhau.</w:t>
        </w:r>
      </w:ins>
    </w:p>
    <w:p w14:paraId="2BBA6D45" w14:textId="77777777" w:rsidR="006F1B31" w:rsidRPr="006F1B31" w:rsidRDefault="006F1B31">
      <w:pPr>
        <w:spacing w:after="0" w:line="360" w:lineRule="auto"/>
        <w:rPr>
          <w:ins w:id="1058" w:author="Hạnh Nhi" w:date="2025-12-15T01:35:00Z"/>
          <w:rPrChange w:id="1059" w:author="Hạnh Nhi" w:date="2025-12-15T01:35:00Z" w16du:dateUtc="2025-12-14T18:35:00Z">
            <w:rPr>
              <w:ins w:id="1060" w:author="Hạnh Nhi" w:date="2025-12-15T01:35:00Z"/>
              <w:lang w:val="en-US"/>
            </w:rPr>
          </w:rPrChange>
        </w:rPr>
        <w:pPrChange w:id="1061" w:author="Hạnh Nhi" w:date="2025-12-15T01:35:00Z" w16du:dateUtc="2025-12-14T18:35:00Z">
          <w:pPr/>
        </w:pPrChange>
      </w:pPr>
      <w:ins w:id="1062" w:author="Hạnh Nhi" w:date="2025-12-15T01:35:00Z">
        <w:r w:rsidRPr="006F1B31">
          <w:rPr>
            <w:rPrChange w:id="1063" w:author="Hạnh Nhi" w:date="2025-12-15T01:35:00Z" w16du:dateUtc="2025-12-14T18:35:00Z">
              <w:rPr>
                <w:lang w:val="en-US"/>
              </w:rPr>
            </w:rPrChange>
          </w:rPr>
          <w:t xml:space="preserve">Hình minh họa </w:t>
        </w:r>
        <w:r w:rsidRPr="006F1B31">
          <w:rPr>
            <w:rPrChange w:id="1064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cáp xoắn đôi (twisted-pair cable)</w:t>
        </w:r>
        <w:r w:rsidRPr="006F1B31">
          <w:rPr>
            <w:rPrChange w:id="1065" w:author="Hạnh Nhi" w:date="2025-12-15T01:35:00Z" w16du:dateUtc="2025-12-14T18:35:00Z">
              <w:rPr>
                <w:lang w:val="en-US"/>
              </w:rPr>
            </w:rPrChange>
          </w:rPr>
          <w:t xml:space="preserve"> gồm:</w:t>
        </w:r>
      </w:ins>
    </w:p>
    <w:p w14:paraId="29FEB24E" w14:textId="77777777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66" w:author="Hạnh Nhi" w:date="2025-12-15T01:35:00Z"/>
          <w:lang w:val="en-US"/>
        </w:rPr>
        <w:pPrChange w:id="1067" w:author="Hạnh Nhi" w:date="2025-12-15T01:35:00Z" w16du:dateUtc="2025-12-14T18:35:00Z">
          <w:pPr>
            <w:numPr>
              <w:numId w:val="100"/>
            </w:numPr>
            <w:tabs>
              <w:tab w:val="num" w:pos="720"/>
            </w:tabs>
            <w:ind w:left="720" w:hanging="360"/>
          </w:pPr>
        </w:pPrChange>
      </w:pPr>
      <w:ins w:id="1068" w:author="Hạnh Nhi" w:date="2025-12-15T01:35:00Z">
        <w:r w:rsidRPr="006F1B31">
          <w:rPr>
            <w:lang w:val="en-US"/>
            <w:rPrChange w:id="1069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Hai dây dẫn</w:t>
        </w:r>
        <w:r w:rsidRPr="006F1B31">
          <w:rPr>
            <w:lang w:val="en-US"/>
          </w:rPr>
          <w:t xml:space="preserve"> bên trong</w:t>
        </w:r>
      </w:ins>
    </w:p>
    <w:p w14:paraId="2B0B23B1" w14:textId="77777777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70" w:author="Hạnh Nhi" w:date="2025-12-15T01:35:00Z"/>
          <w:lang w:val="en-US"/>
        </w:rPr>
        <w:pPrChange w:id="1071" w:author="Hạnh Nhi" w:date="2025-12-15T01:35:00Z" w16du:dateUtc="2025-12-14T18:35:00Z">
          <w:pPr>
            <w:numPr>
              <w:numId w:val="100"/>
            </w:numPr>
            <w:tabs>
              <w:tab w:val="num" w:pos="720"/>
            </w:tabs>
            <w:ind w:left="720" w:hanging="360"/>
          </w:pPr>
        </w:pPrChange>
      </w:pPr>
      <w:ins w:id="1072" w:author="Hạnh Nhi" w:date="2025-12-15T01:35:00Z">
        <w:r w:rsidRPr="006F1B31">
          <w:rPr>
            <w:lang w:val="en-US"/>
          </w:rPr>
          <w:t xml:space="preserve">Bên ngoài là </w:t>
        </w:r>
        <w:r w:rsidRPr="006F1B31">
          <w:rPr>
            <w:lang w:val="en-US"/>
            <w:rPrChange w:id="1073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lớp cách điện</w:t>
        </w:r>
      </w:ins>
    </w:p>
    <w:p w14:paraId="65651078" w14:textId="77777777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74" w:author="Hạnh Nhi" w:date="2025-12-15T01:35:00Z"/>
          <w:lang w:val="en-US"/>
        </w:rPr>
        <w:pPrChange w:id="1075" w:author="Hạnh Nhi" w:date="2025-12-15T01:35:00Z" w16du:dateUtc="2025-12-14T18:35:00Z">
          <w:pPr>
            <w:numPr>
              <w:numId w:val="100"/>
            </w:numPr>
            <w:tabs>
              <w:tab w:val="num" w:pos="720"/>
            </w:tabs>
            <w:ind w:left="720" w:hanging="360"/>
          </w:pPr>
        </w:pPrChange>
      </w:pPr>
      <w:ins w:id="1076" w:author="Hạnh Nhi" w:date="2025-12-15T01:35:00Z">
        <w:r w:rsidRPr="006F1B31">
          <w:rPr>
            <w:lang w:val="en-US"/>
          </w:rPr>
          <w:t xml:space="preserve">Hai dây được </w:t>
        </w:r>
        <w:r w:rsidRPr="006F1B31">
          <w:rPr>
            <w:lang w:val="en-US"/>
            <w:rPrChange w:id="1077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xoắn vào nhau</w:t>
        </w:r>
      </w:ins>
    </w:p>
    <w:p w14:paraId="7135BD42" w14:textId="77777777" w:rsidR="006F1B31" w:rsidRPr="006F1B31" w:rsidRDefault="006F1B31">
      <w:pPr>
        <w:spacing w:after="0" w:line="360" w:lineRule="auto"/>
        <w:rPr>
          <w:ins w:id="1078" w:author="Hạnh Nhi" w:date="2025-12-15T01:35:00Z"/>
          <w:rPrChange w:id="1079" w:author="Hạnh Nhi" w:date="2025-12-15T01:35:00Z" w16du:dateUtc="2025-12-14T18:35:00Z">
            <w:rPr>
              <w:ins w:id="1080" w:author="Hạnh Nhi" w:date="2025-12-15T01:35:00Z"/>
              <w:b/>
              <w:bCs/>
              <w:lang w:val="en-US"/>
            </w:rPr>
          </w:rPrChange>
        </w:rPr>
        <w:pPrChange w:id="1081" w:author="Hạnh Nhi" w:date="2025-12-15T01:35:00Z" w16du:dateUtc="2025-12-14T18:35:00Z">
          <w:pPr/>
        </w:pPrChange>
      </w:pPr>
      <w:ins w:id="1082" w:author="Hạnh Nhi" w:date="2025-12-15T01:35:00Z">
        <w:r w:rsidRPr="006F1B31">
          <w:rPr>
            <w:rFonts w:ascii="Segoe UI Emoji" w:hAnsi="Segoe UI Emoji" w:cs="Segoe UI Emoji"/>
            <w:rPrChange w:id="1083" w:author="Hạnh Nhi" w:date="2025-12-15T01:35:00Z" w16du:dateUtc="2025-12-14T18:35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👉</w:t>
        </w:r>
        <w:r w:rsidRPr="006F1B31">
          <w:rPr>
            <w:rPrChange w:id="1084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 xml:space="preserve"> Vì sao phải xoắn dây?</w:t>
        </w:r>
      </w:ins>
    </w:p>
    <w:p w14:paraId="35AA7BDF" w14:textId="77777777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85" w:author="Hạnh Nhi" w:date="2025-12-15T01:35:00Z"/>
          <w:lang w:val="en-US"/>
        </w:rPr>
        <w:pPrChange w:id="1086" w:author="Hạnh Nhi" w:date="2025-12-15T01:35:00Z" w16du:dateUtc="2025-12-14T18:35:00Z">
          <w:pPr>
            <w:numPr>
              <w:numId w:val="101"/>
            </w:numPr>
            <w:tabs>
              <w:tab w:val="num" w:pos="720"/>
            </w:tabs>
            <w:ind w:left="720" w:hanging="360"/>
          </w:pPr>
        </w:pPrChange>
      </w:pPr>
      <w:ins w:id="1087" w:author="Hạnh Nhi" w:date="2025-12-15T01:35:00Z">
        <w:r w:rsidRPr="006F1B31">
          <w:rPr>
            <w:lang w:val="en-US"/>
          </w:rPr>
          <w:t xml:space="preserve">Khi có </w:t>
        </w:r>
        <w:r w:rsidRPr="006F1B31">
          <w:rPr>
            <w:lang w:val="en-US"/>
            <w:rPrChange w:id="1088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nhiễu điện từ</w:t>
        </w:r>
        <w:r w:rsidRPr="006F1B31">
          <w:rPr>
            <w:lang w:val="en-US"/>
          </w:rPr>
          <w:t xml:space="preserve"> từ bên ngoài, nhiễu sẽ tác động </w:t>
        </w:r>
        <w:r w:rsidRPr="006F1B31">
          <w:rPr>
            <w:lang w:val="en-US"/>
            <w:rPrChange w:id="1089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đều lên cả hai dây</w:t>
        </w:r>
      </w:ins>
    </w:p>
    <w:p w14:paraId="685EED41" w14:textId="77777777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90" w:author="Hạnh Nhi" w:date="2025-12-15T01:35:00Z"/>
          <w:lang w:val="en-US"/>
        </w:rPr>
        <w:pPrChange w:id="1091" w:author="Hạnh Nhi" w:date="2025-12-15T01:35:00Z" w16du:dateUtc="2025-12-14T18:35:00Z">
          <w:pPr>
            <w:numPr>
              <w:numId w:val="101"/>
            </w:numPr>
            <w:tabs>
              <w:tab w:val="num" w:pos="720"/>
            </w:tabs>
            <w:ind w:left="720" w:hanging="360"/>
          </w:pPr>
        </w:pPrChange>
      </w:pPr>
      <w:ins w:id="1092" w:author="Hạnh Nhi" w:date="2025-12-15T01:35:00Z">
        <w:r w:rsidRPr="006F1B31">
          <w:rPr>
            <w:lang w:val="en-US"/>
          </w:rPr>
          <w:t xml:space="preserve">Do hai dây </w:t>
        </w:r>
        <w:r w:rsidRPr="006F1B31">
          <w:rPr>
            <w:lang w:val="en-US"/>
            <w:rPrChange w:id="1093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xoắn đối xứng</w:t>
        </w:r>
        <w:r w:rsidRPr="006F1B31">
          <w:rPr>
            <w:lang w:val="en-US"/>
          </w:rPr>
          <w:t xml:space="preserve">, nhiễu sinh ra trên mỗi dây sẽ </w:t>
        </w:r>
        <w:r w:rsidRPr="006F1B31">
          <w:rPr>
            <w:lang w:val="en-US"/>
            <w:rPrChange w:id="1094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ngược pha</w:t>
        </w:r>
      </w:ins>
    </w:p>
    <w:p w14:paraId="1CC0CF40" w14:textId="77777777" w:rsidR="006F1B31" w:rsidRPr="006F1B31" w:rsidRDefault="006F1B31">
      <w:pPr>
        <w:numPr>
          <w:ilvl w:val="0"/>
          <w:numId w:val="99"/>
        </w:numPr>
        <w:spacing w:after="0" w:line="360" w:lineRule="auto"/>
        <w:rPr>
          <w:ins w:id="1095" w:author="Hạnh Nhi" w:date="2025-12-15T01:35:00Z"/>
          <w:lang w:val="en-US"/>
        </w:rPr>
        <w:pPrChange w:id="1096" w:author="Hạnh Nhi" w:date="2025-12-15T01:35:00Z" w16du:dateUtc="2025-12-14T18:35:00Z">
          <w:pPr>
            <w:numPr>
              <w:numId w:val="101"/>
            </w:numPr>
            <w:tabs>
              <w:tab w:val="num" w:pos="720"/>
            </w:tabs>
            <w:ind w:left="720" w:hanging="360"/>
          </w:pPr>
        </w:pPrChange>
      </w:pPr>
      <w:ins w:id="1097" w:author="Hạnh Nhi" w:date="2025-12-15T01:35:00Z">
        <w:r w:rsidRPr="006F1B31">
          <w:rPr>
            <w:lang w:val="en-US"/>
          </w:rPr>
          <w:t xml:space="preserve">Kết quả: </w:t>
        </w:r>
        <w:r w:rsidRPr="006F1B31">
          <w:rPr>
            <w:lang w:val="en-US"/>
            <w:rPrChange w:id="1098" w:author="Hạnh Nhi" w:date="2025-12-15T01:35:00Z" w16du:dateUtc="2025-12-14T18:35:00Z">
              <w:rPr>
                <w:b/>
                <w:bCs/>
                <w:lang w:val="en-US"/>
              </w:rPr>
            </w:rPrChange>
          </w:rPr>
          <w:t>nhiễu bị triệt tiêu (cancel out)</w:t>
        </w:r>
      </w:ins>
    </w:p>
    <w:p w14:paraId="25AD0027" w14:textId="77777777" w:rsidR="006F1B31" w:rsidRPr="006F1B31" w:rsidRDefault="006F1B31">
      <w:pPr>
        <w:rPr>
          <w:ins w:id="1099" w:author="Hạnh Nhi" w:date="2025-12-15T01:35:00Z"/>
          <w:b/>
          <w:bCs/>
          <w:lang w:val="en-US"/>
        </w:rPr>
        <w:pPrChange w:id="1100" w:author="Hạnh Nhi" w:date="2025-12-15T01:36:00Z" w16du:dateUtc="2025-12-14T18:36:00Z">
          <w:pPr>
            <w:numPr>
              <w:numId w:val="102"/>
            </w:numPr>
            <w:tabs>
              <w:tab w:val="num" w:pos="720"/>
            </w:tabs>
            <w:ind w:left="720" w:hanging="360"/>
          </w:pPr>
        </w:pPrChange>
      </w:pPr>
      <w:ins w:id="1101" w:author="Hạnh Nhi" w:date="2025-12-15T01:35:00Z">
        <w:r w:rsidRPr="006F1B31">
          <w:rPr>
            <w:rFonts w:ascii="Segoe UI Emoji" w:hAnsi="Segoe UI Emoji" w:cs="Segoe UI Emoji"/>
            <w:b/>
            <w:bCs/>
            <w:lang w:val="en-US"/>
          </w:rPr>
          <w:t>📌</w:t>
        </w:r>
        <w:r w:rsidRPr="006F1B31">
          <w:rPr>
            <w:b/>
            <w:bCs/>
            <w:lang w:val="en-US"/>
          </w:rPr>
          <w:t xml:space="preserve"> Ghi nhớ nhanh để thi</w:t>
        </w:r>
      </w:ins>
    </w:p>
    <w:p w14:paraId="78EB9C46" w14:textId="77777777" w:rsidR="006F1B31" w:rsidRPr="006F1B31" w:rsidRDefault="006F1B31">
      <w:pPr>
        <w:spacing w:after="0" w:line="360" w:lineRule="auto"/>
        <w:rPr>
          <w:ins w:id="1102" w:author="Hạnh Nhi" w:date="2025-12-15T01:35:00Z"/>
          <w:rPrChange w:id="1103" w:author="Hạnh Nhi" w:date="2025-12-15T01:36:00Z" w16du:dateUtc="2025-12-14T18:36:00Z">
            <w:rPr>
              <w:ins w:id="1104" w:author="Hạnh Nhi" w:date="2025-12-15T01:35:00Z"/>
              <w:lang w:val="en-US"/>
            </w:rPr>
          </w:rPrChange>
        </w:rPr>
        <w:pPrChange w:id="1105" w:author="Hạnh Nhi" w:date="2025-12-15T01:36:00Z" w16du:dateUtc="2025-12-14T18:36:00Z">
          <w:pPr>
            <w:numPr>
              <w:numId w:val="102"/>
            </w:numPr>
            <w:tabs>
              <w:tab w:val="num" w:pos="720"/>
            </w:tabs>
            <w:ind w:left="720" w:hanging="360"/>
          </w:pPr>
        </w:pPrChange>
      </w:pPr>
      <w:ins w:id="1106" w:author="Hạnh Nhi" w:date="2025-12-15T01:35:00Z">
        <w:r w:rsidRPr="006F1B31">
          <w:rPr>
            <w:rPrChange w:id="1107" w:author="Hạnh Nhi" w:date="2025-12-15T01:36:00Z" w16du:dateUtc="2025-12-14T18:36:00Z">
              <w:rPr>
                <w:b/>
                <w:bCs/>
                <w:lang w:val="en-US"/>
              </w:rPr>
            </w:rPrChange>
          </w:rPr>
          <w:t>Twisted-pair = giảm nhiễu</w:t>
        </w:r>
      </w:ins>
    </w:p>
    <w:p w14:paraId="01D72DE8" w14:textId="77777777" w:rsidR="006F1B31" w:rsidRPr="006F1B31" w:rsidRDefault="006F1B31">
      <w:pPr>
        <w:spacing w:after="0" w:line="360" w:lineRule="auto"/>
        <w:rPr>
          <w:ins w:id="1108" w:author="Hạnh Nhi" w:date="2025-12-15T01:35:00Z"/>
          <w:rPrChange w:id="1109" w:author="Hạnh Nhi" w:date="2025-12-15T01:36:00Z" w16du:dateUtc="2025-12-14T18:36:00Z">
            <w:rPr>
              <w:ins w:id="1110" w:author="Hạnh Nhi" w:date="2025-12-15T01:35:00Z"/>
              <w:lang w:val="en-US"/>
            </w:rPr>
          </w:rPrChange>
        </w:rPr>
        <w:pPrChange w:id="1111" w:author="Hạnh Nhi" w:date="2025-12-15T01:36:00Z" w16du:dateUtc="2025-12-14T18:36:00Z">
          <w:pPr>
            <w:numPr>
              <w:numId w:val="102"/>
            </w:numPr>
            <w:tabs>
              <w:tab w:val="num" w:pos="720"/>
            </w:tabs>
            <w:ind w:left="720" w:hanging="360"/>
          </w:pPr>
        </w:pPrChange>
      </w:pPr>
      <w:ins w:id="1112" w:author="Hạnh Nhi" w:date="2025-12-15T01:35:00Z">
        <w:r w:rsidRPr="006F1B31">
          <w:rPr>
            <w:rPrChange w:id="1113" w:author="Hạnh Nhi" w:date="2025-12-15T01:36:00Z" w16du:dateUtc="2025-12-14T18:36:00Z">
              <w:rPr>
                <w:lang w:val="en-US"/>
              </w:rPr>
            </w:rPrChange>
          </w:rPr>
          <w:t xml:space="preserve">Xoắn dây → </w:t>
        </w:r>
        <w:r w:rsidRPr="006F1B31">
          <w:rPr>
            <w:rPrChange w:id="1114" w:author="Hạnh Nhi" w:date="2025-12-15T01:36:00Z" w16du:dateUtc="2025-12-14T18:36:00Z">
              <w:rPr>
                <w:b/>
                <w:bCs/>
                <w:lang w:val="en-US"/>
              </w:rPr>
            </w:rPrChange>
          </w:rPr>
          <w:t>chống nhiễu điện từ (EMI)</w:t>
        </w:r>
      </w:ins>
    </w:p>
    <w:p w14:paraId="3708D627" w14:textId="77777777" w:rsidR="006F1B31" w:rsidRPr="006F1B31" w:rsidRDefault="006F1B31">
      <w:pPr>
        <w:spacing w:after="0" w:line="360" w:lineRule="auto"/>
        <w:rPr>
          <w:ins w:id="1115" w:author="Hạnh Nhi" w:date="2025-12-15T01:35:00Z"/>
          <w:rPrChange w:id="1116" w:author="Hạnh Nhi" w:date="2025-12-15T01:36:00Z" w16du:dateUtc="2025-12-14T18:36:00Z">
            <w:rPr>
              <w:ins w:id="1117" w:author="Hạnh Nhi" w:date="2025-12-15T01:35:00Z"/>
              <w:lang w:val="en-US"/>
            </w:rPr>
          </w:rPrChange>
        </w:rPr>
        <w:pPrChange w:id="1118" w:author="Hạnh Nhi" w:date="2025-12-15T01:36:00Z" w16du:dateUtc="2025-12-14T18:36:00Z">
          <w:pPr>
            <w:numPr>
              <w:numId w:val="102"/>
            </w:numPr>
            <w:tabs>
              <w:tab w:val="num" w:pos="720"/>
            </w:tabs>
            <w:ind w:left="720" w:hanging="360"/>
          </w:pPr>
        </w:pPrChange>
      </w:pPr>
      <w:ins w:id="1119" w:author="Hạnh Nhi" w:date="2025-12-15T01:35:00Z">
        <w:r w:rsidRPr="006F1B31">
          <w:rPr>
            <w:rPrChange w:id="1120" w:author="Hạnh Nhi" w:date="2025-12-15T01:36:00Z" w16du:dateUtc="2025-12-14T18:36:00Z">
              <w:rPr>
                <w:lang w:val="en-US"/>
              </w:rPr>
            </w:rPrChange>
          </w:rPr>
          <w:t xml:space="preserve">Dùng phổ biến trong </w:t>
        </w:r>
        <w:r w:rsidRPr="006F1B31">
          <w:rPr>
            <w:rPrChange w:id="1121" w:author="Hạnh Nhi" w:date="2025-12-15T01:36:00Z" w16du:dateUtc="2025-12-14T18:36:00Z">
              <w:rPr>
                <w:b/>
                <w:bCs/>
                <w:lang w:val="en-US"/>
              </w:rPr>
            </w:rPrChange>
          </w:rPr>
          <w:t>Ethernet (UTP, STP)</w:t>
        </w:r>
      </w:ins>
    </w:p>
    <w:p w14:paraId="690C6AD6" w14:textId="77777777" w:rsidR="006F1B31" w:rsidRPr="006F1B31" w:rsidRDefault="006F1B31" w:rsidP="006F1B31">
      <w:pPr>
        <w:rPr>
          <w:ins w:id="1122" w:author="Hạnh Nhi" w:date="2025-12-15T01:35:00Z"/>
          <w:lang w:val="en-US"/>
        </w:rPr>
      </w:pPr>
      <w:ins w:id="1123" w:author="Hạnh Nhi" w:date="2025-12-15T01:35:00Z">
        <w:r w:rsidRPr="006F1B31">
          <w:rPr>
            <w:rFonts w:ascii="Segoe UI Emoji" w:hAnsi="Segoe UI Emoji" w:cs="Segoe UI Emoji"/>
            <w:lang w:val="en-US"/>
          </w:rPr>
          <w:t>👉</w:t>
        </w:r>
        <w:r w:rsidRPr="006F1B31">
          <w:rPr>
            <w:lang w:val="en-US"/>
          </w:rPr>
          <w:t xml:space="preserve"> </w:t>
        </w:r>
        <w:r w:rsidRPr="006F1B31">
          <w:rPr>
            <w:b/>
            <w:bCs/>
            <w:lang w:val="en-US"/>
          </w:rPr>
          <w:t>Câu nhớ tủ:</w:t>
        </w:r>
      </w:ins>
    </w:p>
    <w:p w14:paraId="1C6B8E54" w14:textId="77777777" w:rsidR="006F1B31" w:rsidRDefault="006F1B31" w:rsidP="006F1B31">
      <w:pPr>
        <w:rPr>
          <w:ins w:id="1124" w:author="Hạnh Nhi" w:date="2025-12-15T01:36:00Z" w16du:dateUtc="2025-12-14T18:36:00Z"/>
          <w:i/>
          <w:iCs/>
        </w:rPr>
      </w:pPr>
      <w:ins w:id="1125" w:author="Hạnh Nhi" w:date="2025-12-15T01:35:00Z">
        <w:r w:rsidRPr="006F1B31">
          <w:rPr>
            <w:i/>
            <w:iCs/>
            <w:lang w:val="en-US"/>
          </w:rPr>
          <w:t>Xoắn dây để nhiễu tự triệt tiêu.</w:t>
        </w:r>
      </w:ins>
    </w:p>
    <w:p w14:paraId="42FE0236" w14:textId="7B1684DC" w:rsidR="006F1B31" w:rsidRPr="006F1B31" w:rsidRDefault="006F1B31">
      <w:pPr>
        <w:pStyle w:val="Heading3"/>
        <w:numPr>
          <w:ilvl w:val="0"/>
          <w:numId w:val="103"/>
        </w:numPr>
        <w:rPr>
          <w:ins w:id="1126" w:author="Hạnh Nhi" w:date="2025-12-15T01:35:00Z"/>
          <w:rPrChange w:id="1127" w:author="Hạnh Nhi" w:date="2025-12-15T01:37:00Z" w16du:dateUtc="2025-12-14T18:37:00Z">
            <w:rPr>
              <w:ins w:id="1128" w:author="Hạnh Nhi" w:date="2025-12-15T01:35:00Z"/>
              <w:lang w:val="en-US"/>
            </w:rPr>
          </w:rPrChange>
        </w:rPr>
        <w:pPrChange w:id="1129" w:author="Hạnh Nhi" w:date="2025-12-15T01:37:00Z" w16du:dateUtc="2025-12-14T18:37:00Z">
          <w:pPr/>
        </w:pPrChange>
      </w:pPr>
      <w:bookmarkStart w:id="1130" w:name="_Toc216676099"/>
      <w:ins w:id="1131" w:author="Hạnh Nhi" w:date="2025-12-15T01:36:00Z" w16du:dateUtc="2025-12-14T18:36:00Z">
        <w:r w:rsidRPr="006F1B31">
          <w:t>UTP (unshielded twisted pair) and STP (shielded twisted pair) cables</w:t>
        </w:r>
      </w:ins>
      <w:bookmarkEnd w:id="1130"/>
    </w:p>
    <w:p w14:paraId="43251053" w14:textId="03B07B3B" w:rsidR="006F1B31" w:rsidRDefault="006F1B31" w:rsidP="006F1B31">
      <w:pPr>
        <w:rPr>
          <w:ins w:id="1132" w:author="Hạnh Nhi" w:date="2025-12-15T01:38:00Z" w16du:dateUtc="2025-12-14T18:38:00Z"/>
        </w:rPr>
      </w:pPr>
      <w:ins w:id="1133" w:author="Hạnh Nhi" w:date="2025-12-15T01:37:00Z" w16du:dateUtc="2025-12-14T18:37:00Z">
        <w:r w:rsidRPr="006F1B31">
          <w:rPr>
            <w:noProof/>
          </w:rPr>
          <w:drawing>
            <wp:inline distT="0" distB="0" distL="0" distR="0" wp14:anchorId="24744659" wp14:editId="1418DED8">
              <wp:extent cx="4988590" cy="2305050"/>
              <wp:effectExtent l="0" t="0" r="2540" b="0"/>
              <wp:docPr id="1626099951" name="Picture 1" descr="A diagram of a cab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26099951" name="Picture 1" descr="A diagram of a cable&#10;&#10;AI-generated content may be incorrect."/>
                      <pic:cNvPicPr/>
                    </pic:nvPicPr>
                    <pic:blipFill>
                      <a:blip r:embed="rId7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95114" cy="23080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F9F46AE" w14:textId="77777777" w:rsidR="006F1B31" w:rsidRPr="006F1B31" w:rsidRDefault="006F1B31" w:rsidP="006F1B31">
      <w:pPr>
        <w:rPr>
          <w:ins w:id="1134" w:author="Hạnh Nhi" w:date="2025-12-15T01:38:00Z"/>
          <w:b/>
          <w:bCs/>
          <w:lang w:val="en-US"/>
        </w:rPr>
      </w:pPr>
      <w:ins w:id="1135" w:author="Hạnh Nhi" w:date="2025-12-15T01:38:00Z">
        <w:r w:rsidRPr="006F1B31">
          <w:rPr>
            <w:rFonts w:ascii="Segoe UI Emoji" w:hAnsi="Segoe UI Emoji" w:cs="Segoe UI Emoji"/>
            <w:b/>
            <w:bCs/>
            <w:lang w:val="en-US"/>
          </w:rPr>
          <w:lastRenderedPageBreak/>
          <w:t>🔹</w:t>
        </w:r>
        <w:r w:rsidRPr="006F1B31">
          <w:rPr>
            <w:b/>
            <w:bCs/>
            <w:lang w:val="en-US"/>
          </w:rPr>
          <w:t xml:space="preserve"> UTP (Unshielded Twisted Pair)</w:t>
        </w:r>
      </w:ins>
    </w:p>
    <w:p w14:paraId="4C677F9D" w14:textId="77777777" w:rsidR="006F1B31" w:rsidRPr="006F1B31" w:rsidRDefault="006F1B31" w:rsidP="006F1B31">
      <w:pPr>
        <w:numPr>
          <w:ilvl w:val="0"/>
          <w:numId w:val="104"/>
        </w:numPr>
        <w:rPr>
          <w:ins w:id="1136" w:author="Hạnh Nhi" w:date="2025-12-15T01:38:00Z"/>
          <w:lang w:val="en-US"/>
        </w:rPr>
      </w:pPr>
      <w:ins w:id="1137" w:author="Hạnh Nhi" w:date="2025-12-15T01:38:00Z">
        <w:r w:rsidRPr="006F1B31">
          <w:rPr>
            <w:b/>
            <w:bCs/>
            <w:lang w:val="en-US"/>
          </w:rPr>
          <w:t>Không có lớp chắn kim loại</w:t>
        </w:r>
      </w:ins>
    </w:p>
    <w:p w14:paraId="3997945C" w14:textId="77777777" w:rsidR="006F1B31" w:rsidRPr="006F1B31" w:rsidRDefault="006F1B31" w:rsidP="006F1B31">
      <w:pPr>
        <w:numPr>
          <w:ilvl w:val="0"/>
          <w:numId w:val="104"/>
        </w:numPr>
        <w:rPr>
          <w:ins w:id="1138" w:author="Hạnh Nhi" w:date="2025-12-15T01:38:00Z"/>
          <w:lang w:val="en-US"/>
        </w:rPr>
      </w:pPr>
      <w:ins w:id="1139" w:author="Hạnh Nhi" w:date="2025-12-15T01:38:00Z">
        <w:r w:rsidRPr="006F1B31">
          <w:rPr>
            <w:lang w:val="en-US"/>
          </w:rPr>
          <w:t xml:space="preserve">Chỉ gồm </w:t>
        </w:r>
        <w:r w:rsidRPr="006F1B31">
          <w:rPr>
            <w:b/>
            <w:bCs/>
            <w:lang w:val="en-US"/>
          </w:rPr>
          <w:t>các cặp dây xoắn + vỏ nhựa</w:t>
        </w:r>
      </w:ins>
    </w:p>
    <w:p w14:paraId="07235D99" w14:textId="77777777" w:rsidR="006F1B31" w:rsidRPr="006F1B31" w:rsidRDefault="006F1B31" w:rsidP="006F1B31">
      <w:pPr>
        <w:numPr>
          <w:ilvl w:val="0"/>
          <w:numId w:val="104"/>
        </w:numPr>
        <w:rPr>
          <w:ins w:id="1140" w:author="Hạnh Nhi" w:date="2025-12-15T01:38:00Z"/>
          <w:lang w:val="en-US"/>
        </w:rPr>
      </w:pPr>
      <w:ins w:id="1141" w:author="Hạnh Nhi" w:date="2025-12-15T01:38:00Z">
        <w:r w:rsidRPr="006F1B31">
          <w:rPr>
            <w:b/>
            <w:bCs/>
            <w:lang w:val="en-US"/>
          </w:rPr>
          <w:t>Ưu điểm</w:t>
        </w:r>
        <w:r w:rsidRPr="006F1B31">
          <w:rPr>
            <w:lang w:val="en-US"/>
          </w:rPr>
          <w:t>: rẻ, nhẹ, dễ lắp đặt</w:t>
        </w:r>
      </w:ins>
    </w:p>
    <w:p w14:paraId="72CA77B1" w14:textId="77777777" w:rsidR="006F1B31" w:rsidRPr="006F1B31" w:rsidRDefault="006F1B31" w:rsidP="006F1B31">
      <w:pPr>
        <w:numPr>
          <w:ilvl w:val="0"/>
          <w:numId w:val="104"/>
        </w:numPr>
        <w:rPr>
          <w:ins w:id="1142" w:author="Hạnh Nhi" w:date="2025-12-15T01:38:00Z"/>
          <w:lang w:val="en-US"/>
        </w:rPr>
      </w:pPr>
      <w:ins w:id="1143" w:author="Hạnh Nhi" w:date="2025-12-15T01:38:00Z">
        <w:r w:rsidRPr="006F1B31">
          <w:rPr>
            <w:b/>
            <w:bCs/>
            <w:lang w:val="en-US"/>
          </w:rPr>
          <w:t>Nhược điểm</w:t>
        </w:r>
        <w:r w:rsidRPr="006F1B31">
          <w:rPr>
            <w:lang w:val="en-US"/>
          </w:rPr>
          <w:t>: chống nhiễu kém hơn STP</w:t>
        </w:r>
      </w:ins>
    </w:p>
    <w:p w14:paraId="394F2DC1" w14:textId="62CE8ACC" w:rsidR="006F1B31" w:rsidRPr="006F1B31" w:rsidRDefault="006F1B31">
      <w:pPr>
        <w:numPr>
          <w:ilvl w:val="0"/>
          <w:numId w:val="104"/>
        </w:numPr>
        <w:rPr>
          <w:ins w:id="1144" w:author="Hạnh Nhi" w:date="2025-12-15T01:38:00Z"/>
          <w:lang w:val="en-US"/>
        </w:rPr>
        <w:pPrChange w:id="1145" w:author="Hạnh Nhi" w:date="2025-12-15T01:38:00Z" w16du:dateUtc="2025-12-14T18:38:00Z">
          <w:pPr/>
        </w:pPrChange>
      </w:pPr>
      <w:ins w:id="1146" w:author="Hạnh Nhi" w:date="2025-12-15T01:38:00Z">
        <w:r w:rsidRPr="006F1B31">
          <w:rPr>
            <w:b/>
            <w:bCs/>
            <w:lang w:val="en-US"/>
          </w:rPr>
          <w:t>Ứng dụng</w:t>
        </w:r>
        <w:r w:rsidRPr="006F1B31">
          <w:rPr>
            <w:lang w:val="en-US"/>
          </w:rPr>
          <w:t>: Ethernet (LAN), điện thoại</w:t>
        </w:r>
      </w:ins>
    </w:p>
    <w:p w14:paraId="2D9B0ACC" w14:textId="77777777" w:rsidR="006F1B31" w:rsidRPr="006F1B31" w:rsidRDefault="006F1B31" w:rsidP="006F1B31">
      <w:pPr>
        <w:rPr>
          <w:ins w:id="1147" w:author="Hạnh Nhi" w:date="2025-12-15T01:38:00Z"/>
          <w:b/>
          <w:bCs/>
          <w:lang w:val="en-US"/>
        </w:rPr>
      </w:pPr>
      <w:ins w:id="1148" w:author="Hạnh Nhi" w:date="2025-12-15T01:38:00Z">
        <w:r w:rsidRPr="006F1B31">
          <w:rPr>
            <w:rFonts w:ascii="Segoe UI Emoji" w:hAnsi="Segoe UI Emoji" w:cs="Segoe UI Emoji"/>
            <w:b/>
            <w:bCs/>
            <w:lang w:val="en-US"/>
          </w:rPr>
          <w:t>🔹</w:t>
        </w:r>
        <w:r w:rsidRPr="006F1B31">
          <w:rPr>
            <w:b/>
            <w:bCs/>
            <w:lang w:val="en-US"/>
          </w:rPr>
          <w:t xml:space="preserve"> STP (Shielded Twisted Pair)</w:t>
        </w:r>
      </w:ins>
    </w:p>
    <w:p w14:paraId="2FFA0B1A" w14:textId="77777777" w:rsidR="006F1B31" w:rsidRPr="006F1B31" w:rsidRDefault="006F1B31" w:rsidP="006F1B31">
      <w:pPr>
        <w:numPr>
          <w:ilvl w:val="0"/>
          <w:numId w:val="105"/>
        </w:numPr>
        <w:rPr>
          <w:ins w:id="1149" w:author="Hạnh Nhi" w:date="2025-12-15T01:38:00Z"/>
          <w:lang w:val="en-US"/>
        </w:rPr>
      </w:pPr>
      <w:ins w:id="1150" w:author="Hạnh Nhi" w:date="2025-12-15T01:38:00Z">
        <w:r w:rsidRPr="006F1B31">
          <w:rPr>
            <w:lang w:val="en-US"/>
          </w:rPr>
          <w:t xml:space="preserve">Có </w:t>
        </w:r>
        <w:r w:rsidRPr="006F1B31">
          <w:rPr>
            <w:b/>
            <w:bCs/>
            <w:lang w:val="en-US"/>
          </w:rPr>
          <w:t>lớp chắn kim loại</w:t>
        </w:r>
        <w:r w:rsidRPr="006F1B31">
          <w:rPr>
            <w:lang w:val="en-US"/>
          </w:rPr>
          <w:t xml:space="preserve"> bao quanh dây</w:t>
        </w:r>
      </w:ins>
    </w:p>
    <w:p w14:paraId="2688B9DE" w14:textId="77777777" w:rsidR="006F1B31" w:rsidRPr="006F1B31" w:rsidRDefault="006F1B31" w:rsidP="006F1B31">
      <w:pPr>
        <w:numPr>
          <w:ilvl w:val="0"/>
          <w:numId w:val="105"/>
        </w:numPr>
        <w:rPr>
          <w:ins w:id="1151" w:author="Hạnh Nhi" w:date="2025-12-15T01:38:00Z"/>
          <w:lang w:val="en-US"/>
        </w:rPr>
      </w:pPr>
      <w:ins w:id="1152" w:author="Hạnh Nhi" w:date="2025-12-15T01:38:00Z">
        <w:r w:rsidRPr="006F1B31">
          <w:rPr>
            <w:b/>
            <w:bCs/>
            <w:lang w:val="en-US"/>
          </w:rPr>
          <w:t>Ưu điểm</w:t>
        </w:r>
        <w:r w:rsidRPr="006F1B31">
          <w:rPr>
            <w:lang w:val="en-US"/>
          </w:rPr>
          <w:t>: chống nhiễu điện từ (EMI) tốt hơn</w:t>
        </w:r>
      </w:ins>
    </w:p>
    <w:p w14:paraId="664F2FD2" w14:textId="77777777" w:rsidR="006F1B31" w:rsidRPr="006F1B31" w:rsidRDefault="006F1B31" w:rsidP="006F1B31">
      <w:pPr>
        <w:numPr>
          <w:ilvl w:val="0"/>
          <w:numId w:val="105"/>
        </w:numPr>
        <w:rPr>
          <w:ins w:id="1153" w:author="Hạnh Nhi" w:date="2025-12-15T01:38:00Z"/>
          <w:lang w:val="en-US"/>
        </w:rPr>
      </w:pPr>
      <w:ins w:id="1154" w:author="Hạnh Nhi" w:date="2025-12-15T01:38:00Z">
        <w:r w:rsidRPr="006F1B31">
          <w:rPr>
            <w:b/>
            <w:bCs/>
            <w:lang w:val="en-US"/>
          </w:rPr>
          <w:t>Nhược điểm</w:t>
        </w:r>
        <w:r w:rsidRPr="006F1B31">
          <w:rPr>
            <w:lang w:val="en-US"/>
          </w:rPr>
          <w:t>: đắt hơn, cứng hơn, khó lắp đặt</w:t>
        </w:r>
      </w:ins>
    </w:p>
    <w:p w14:paraId="6B167F0F" w14:textId="6FAC25B9" w:rsidR="006F1B31" w:rsidRPr="006F1B31" w:rsidRDefault="006F1B31">
      <w:pPr>
        <w:numPr>
          <w:ilvl w:val="0"/>
          <w:numId w:val="105"/>
        </w:numPr>
        <w:rPr>
          <w:ins w:id="1155" w:author="Hạnh Nhi" w:date="2025-12-15T01:38:00Z"/>
          <w:lang w:val="en-US"/>
        </w:rPr>
        <w:pPrChange w:id="1156" w:author="Hạnh Nhi" w:date="2025-12-15T01:38:00Z" w16du:dateUtc="2025-12-14T18:38:00Z">
          <w:pPr/>
        </w:pPrChange>
      </w:pPr>
      <w:ins w:id="1157" w:author="Hạnh Nhi" w:date="2025-12-15T01:38:00Z">
        <w:r w:rsidRPr="006F1B31">
          <w:rPr>
            <w:b/>
            <w:bCs/>
            <w:lang w:val="en-US"/>
          </w:rPr>
          <w:t>Ứng dụng</w:t>
        </w:r>
        <w:r w:rsidRPr="006F1B31">
          <w:rPr>
            <w:lang w:val="en-US"/>
          </w:rPr>
          <w:t>: môi trường nhiều nhiễu (nhà máy, thiết bị công suất)</w:t>
        </w:r>
      </w:ins>
    </w:p>
    <w:p w14:paraId="59156486" w14:textId="77777777" w:rsidR="006F1B31" w:rsidRPr="006F1B31" w:rsidRDefault="006F1B31" w:rsidP="006F1B31">
      <w:pPr>
        <w:numPr>
          <w:ilvl w:val="0"/>
          <w:numId w:val="104"/>
        </w:numPr>
        <w:rPr>
          <w:ins w:id="1158" w:author="Hạnh Nhi" w:date="2025-12-15T01:38:00Z"/>
          <w:b/>
          <w:bCs/>
          <w:lang w:val="en-US"/>
        </w:rPr>
      </w:pPr>
      <w:ins w:id="1159" w:author="Hạnh Nhi" w:date="2025-12-15T01:38:00Z">
        <w:r w:rsidRPr="006F1B31">
          <w:rPr>
            <w:rFonts w:ascii="Segoe UI Emoji" w:hAnsi="Segoe UI Emoji" w:cs="Segoe UI Emoji"/>
            <w:b/>
            <w:bCs/>
            <w:lang w:val="en-US"/>
          </w:rPr>
          <w:t>📌</w:t>
        </w:r>
        <w:r w:rsidRPr="006F1B31">
          <w:rPr>
            <w:b/>
            <w:bCs/>
            <w:lang w:val="en-US"/>
          </w:rPr>
          <w:t xml:space="preserve"> Bảng nhớ nhanh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160" w:author="Hạnh Nhi" w:date="2025-12-15T01:38:00Z" w16du:dateUtc="2025-12-14T18:38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83"/>
        <w:gridCol w:w="2090"/>
        <w:gridCol w:w="1530"/>
        <w:gridCol w:w="590"/>
        <w:gridCol w:w="1913"/>
        <w:tblGridChange w:id="1161">
          <w:tblGrid>
            <w:gridCol w:w="5"/>
            <w:gridCol w:w="537"/>
            <w:gridCol w:w="146"/>
            <w:gridCol w:w="1788"/>
            <w:gridCol w:w="302"/>
            <w:gridCol w:w="1072"/>
            <w:gridCol w:w="434"/>
            <w:gridCol w:w="24"/>
            <w:gridCol w:w="590"/>
            <w:gridCol w:w="1158"/>
            <w:gridCol w:w="755"/>
          </w:tblGrid>
        </w:tblGridChange>
      </w:tblGrid>
      <w:tr w:rsidR="006F1B31" w:rsidRPr="006F1B31" w14:paraId="18DB1E7E" w14:textId="77777777" w:rsidTr="006F1B31">
        <w:trPr>
          <w:ins w:id="1162" w:author="Hạnh Nhi" w:date="2025-12-15T01:38:00Z"/>
          <w:trPrChange w:id="1163" w:author="Hạnh Nhi" w:date="2025-12-15T01:38:00Z" w16du:dateUtc="2025-12-14T18:38:00Z">
            <w:trPr>
              <w:gridAfter w:val="0"/>
              <w:tblHeader/>
              <w:tblCellSpacing w:w="15" w:type="dxa"/>
            </w:trPr>
          </w:trPrChange>
        </w:trPr>
        <w:tc>
          <w:tcPr>
            <w:tcW w:w="0" w:type="auto"/>
            <w:hideMark/>
            <w:tcPrChange w:id="1164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4BE4F1C" w14:textId="77777777" w:rsidR="006F1B31" w:rsidRPr="006F1B31" w:rsidRDefault="006F1B31" w:rsidP="006F1B31">
            <w:pPr>
              <w:spacing w:after="160" w:line="278" w:lineRule="auto"/>
              <w:rPr>
                <w:ins w:id="1165" w:author="Hạnh Nhi" w:date="2025-12-15T01:38:00Z"/>
                <w:b/>
                <w:bCs/>
                <w:lang w:val="en-US"/>
              </w:rPr>
            </w:pPr>
            <w:ins w:id="1166" w:author="Hạnh Nhi" w:date="2025-12-15T01:38:00Z">
              <w:r w:rsidRPr="006F1B31">
                <w:rPr>
                  <w:b/>
                  <w:bCs/>
                  <w:lang w:val="en-US"/>
                </w:rPr>
                <w:t>Loại</w:t>
              </w:r>
            </w:ins>
          </w:p>
        </w:tc>
        <w:tc>
          <w:tcPr>
            <w:tcW w:w="0" w:type="auto"/>
            <w:hideMark/>
            <w:tcPrChange w:id="1167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3EDA443" w14:textId="77777777" w:rsidR="006F1B31" w:rsidRPr="006F1B31" w:rsidRDefault="006F1B31" w:rsidP="006F1B31">
            <w:pPr>
              <w:spacing w:after="160" w:line="278" w:lineRule="auto"/>
              <w:rPr>
                <w:ins w:id="1168" w:author="Hạnh Nhi" w:date="2025-12-15T01:38:00Z"/>
                <w:b/>
                <w:bCs/>
                <w:lang w:val="en-US"/>
              </w:rPr>
            </w:pPr>
            <w:ins w:id="1169" w:author="Hạnh Nhi" w:date="2025-12-15T01:38:00Z">
              <w:r w:rsidRPr="006F1B31">
                <w:rPr>
                  <w:b/>
                  <w:bCs/>
                  <w:lang w:val="en-US"/>
                </w:rPr>
                <w:t>Lớp chắn kim loại</w:t>
              </w:r>
            </w:ins>
          </w:p>
        </w:tc>
        <w:tc>
          <w:tcPr>
            <w:tcW w:w="0" w:type="auto"/>
            <w:hideMark/>
            <w:tcPrChange w:id="1170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EC375EE" w14:textId="77777777" w:rsidR="006F1B31" w:rsidRPr="006F1B31" w:rsidRDefault="006F1B31" w:rsidP="006F1B31">
            <w:pPr>
              <w:spacing w:after="160" w:line="278" w:lineRule="auto"/>
              <w:rPr>
                <w:ins w:id="1171" w:author="Hạnh Nhi" w:date="2025-12-15T01:38:00Z"/>
                <w:b/>
                <w:bCs/>
                <w:lang w:val="en-US"/>
              </w:rPr>
            </w:pPr>
            <w:ins w:id="1172" w:author="Hạnh Nhi" w:date="2025-12-15T01:38:00Z">
              <w:r w:rsidRPr="006F1B31">
                <w:rPr>
                  <w:b/>
                  <w:bCs/>
                  <w:lang w:val="en-US"/>
                </w:rPr>
                <w:t>Chống nhiễu</w:t>
              </w:r>
            </w:ins>
          </w:p>
        </w:tc>
        <w:tc>
          <w:tcPr>
            <w:tcW w:w="0" w:type="auto"/>
            <w:hideMark/>
            <w:tcPrChange w:id="1173" w:author="Hạnh Nhi" w:date="2025-12-15T01:38:00Z" w16du:dateUtc="2025-12-14T18:38:00Z">
              <w:tcPr>
                <w:tcW w:w="0" w:type="auto"/>
                <w:vAlign w:val="center"/>
                <w:hideMark/>
              </w:tcPr>
            </w:tcPrChange>
          </w:tcPr>
          <w:p w14:paraId="6B901243" w14:textId="77777777" w:rsidR="006F1B31" w:rsidRPr="006F1B31" w:rsidRDefault="006F1B31" w:rsidP="006F1B31">
            <w:pPr>
              <w:spacing w:after="160" w:line="278" w:lineRule="auto"/>
              <w:rPr>
                <w:ins w:id="1174" w:author="Hạnh Nhi" w:date="2025-12-15T01:38:00Z"/>
                <w:b/>
                <w:bCs/>
                <w:lang w:val="en-US"/>
              </w:rPr>
            </w:pPr>
            <w:ins w:id="1175" w:author="Hạnh Nhi" w:date="2025-12-15T01:38:00Z">
              <w:r w:rsidRPr="006F1B31">
                <w:rPr>
                  <w:b/>
                  <w:bCs/>
                  <w:lang w:val="en-US"/>
                </w:rPr>
                <w:t>Giá</w:t>
              </w:r>
            </w:ins>
          </w:p>
        </w:tc>
        <w:tc>
          <w:tcPr>
            <w:tcW w:w="0" w:type="auto"/>
            <w:hideMark/>
            <w:tcPrChange w:id="1176" w:author="Hạnh Nhi" w:date="2025-12-15T01:38:00Z" w16du:dateUtc="2025-12-14T18:38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11197646" w14:textId="77777777" w:rsidR="006F1B31" w:rsidRPr="006F1B31" w:rsidRDefault="006F1B31" w:rsidP="006F1B31">
            <w:pPr>
              <w:spacing w:after="160" w:line="278" w:lineRule="auto"/>
              <w:rPr>
                <w:ins w:id="1177" w:author="Hạnh Nhi" w:date="2025-12-15T01:38:00Z"/>
                <w:b/>
                <w:bCs/>
                <w:lang w:val="en-US"/>
              </w:rPr>
            </w:pPr>
            <w:ins w:id="1178" w:author="Hạnh Nhi" w:date="2025-12-15T01:38:00Z">
              <w:r w:rsidRPr="006F1B31">
                <w:rPr>
                  <w:b/>
                  <w:bCs/>
                  <w:lang w:val="en-US"/>
                </w:rPr>
                <w:t>Ứng dụng</w:t>
              </w:r>
            </w:ins>
          </w:p>
        </w:tc>
      </w:tr>
      <w:tr w:rsidR="006F1B31" w:rsidRPr="006F1B31" w14:paraId="34B81D08" w14:textId="77777777" w:rsidTr="006F1B31">
        <w:trPr>
          <w:ins w:id="1179" w:author="Hạnh Nhi" w:date="2025-12-15T01:38:00Z"/>
          <w:trPrChange w:id="1180" w:author="Hạnh Nhi" w:date="2025-12-15T01:38:00Z" w16du:dateUtc="2025-12-14T18:38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1181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92D910E" w14:textId="77777777" w:rsidR="006F1B31" w:rsidRPr="006F1B31" w:rsidRDefault="006F1B31" w:rsidP="006F1B31">
            <w:pPr>
              <w:spacing w:after="160" w:line="278" w:lineRule="auto"/>
              <w:rPr>
                <w:ins w:id="1182" w:author="Hạnh Nhi" w:date="2025-12-15T01:38:00Z"/>
                <w:lang w:val="en-US"/>
              </w:rPr>
            </w:pPr>
            <w:ins w:id="1183" w:author="Hạnh Nhi" w:date="2025-12-15T01:38:00Z">
              <w:r w:rsidRPr="006F1B31">
                <w:rPr>
                  <w:lang w:val="en-US"/>
                </w:rPr>
                <w:t>UTP</w:t>
              </w:r>
            </w:ins>
          </w:p>
        </w:tc>
        <w:tc>
          <w:tcPr>
            <w:tcW w:w="0" w:type="auto"/>
            <w:hideMark/>
            <w:tcPrChange w:id="1184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4229249" w14:textId="77777777" w:rsidR="006F1B31" w:rsidRPr="006F1B31" w:rsidRDefault="006F1B31" w:rsidP="006F1B31">
            <w:pPr>
              <w:spacing w:after="160" w:line="278" w:lineRule="auto"/>
              <w:rPr>
                <w:ins w:id="1185" w:author="Hạnh Nhi" w:date="2025-12-15T01:38:00Z"/>
                <w:lang w:val="en-US"/>
              </w:rPr>
            </w:pPr>
            <w:ins w:id="1186" w:author="Hạnh Nhi" w:date="2025-12-15T01:38:00Z">
              <w:r w:rsidRPr="006F1B31">
                <w:rPr>
                  <w:rFonts w:ascii="Segoe UI Emoji" w:hAnsi="Segoe UI Emoji" w:cs="Segoe UI Emoji"/>
                  <w:lang w:val="en-US"/>
                </w:rPr>
                <w:t>❌</w:t>
              </w:r>
            </w:ins>
          </w:p>
        </w:tc>
        <w:tc>
          <w:tcPr>
            <w:tcW w:w="0" w:type="auto"/>
            <w:hideMark/>
            <w:tcPrChange w:id="1187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D52F04E" w14:textId="77777777" w:rsidR="006F1B31" w:rsidRPr="006F1B31" w:rsidRDefault="006F1B31" w:rsidP="006F1B31">
            <w:pPr>
              <w:spacing w:after="160" w:line="278" w:lineRule="auto"/>
              <w:rPr>
                <w:ins w:id="1188" w:author="Hạnh Nhi" w:date="2025-12-15T01:38:00Z"/>
                <w:lang w:val="en-US"/>
              </w:rPr>
            </w:pPr>
            <w:ins w:id="1189" w:author="Hạnh Nhi" w:date="2025-12-15T01:38:00Z">
              <w:r w:rsidRPr="006F1B31">
                <w:rPr>
                  <w:lang w:val="en-US"/>
                </w:rPr>
                <w:t>Trung bình</w:t>
              </w:r>
            </w:ins>
          </w:p>
        </w:tc>
        <w:tc>
          <w:tcPr>
            <w:tcW w:w="0" w:type="auto"/>
            <w:hideMark/>
            <w:tcPrChange w:id="1190" w:author="Hạnh Nhi" w:date="2025-12-15T01:38:00Z" w16du:dateUtc="2025-12-14T18:38:00Z">
              <w:tcPr>
                <w:tcW w:w="0" w:type="auto"/>
                <w:vAlign w:val="center"/>
                <w:hideMark/>
              </w:tcPr>
            </w:tcPrChange>
          </w:tcPr>
          <w:p w14:paraId="01D9CEDC" w14:textId="77777777" w:rsidR="006F1B31" w:rsidRPr="006F1B31" w:rsidRDefault="006F1B31" w:rsidP="006F1B31">
            <w:pPr>
              <w:spacing w:after="160" w:line="278" w:lineRule="auto"/>
              <w:rPr>
                <w:ins w:id="1191" w:author="Hạnh Nhi" w:date="2025-12-15T01:38:00Z"/>
                <w:lang w:val="en-US"/>
              </w:rPr>
            </w:pPr>
            <w:ins w:id="1192" w:author="Hạnh Nhi" w:date="2025-12-15T01:38:00Z">
              <w:r w:rsidRPr="006F1B31">
                <w:rPr>
                  <w:lang w:val="en-US"/>
                </w:rPr>
                <w:t>Rẻ</w:t>
              </w:r>
            </w:ins>
          </w:p>
        </w:tc>
        <w:tc>
          <w:tcPr>
            <w:tcW w:w="0" w:type="auto"/>
            <w:hideMark/>
            <w:tcPrChange w:id="1193" w:author="Hạnh Nhi" w:date="2025-12-15T01:38:00Z" w16du:dateUtc="2025-12-14T18:38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1BE17E54" w14:textId="77777777" w:rsidR="006F1B31" w:rsidRPr="006F1B31" w:rsidRDefault="006F1B31" w:rsidP="006F1B31">
            <w:pPr>
              <w:spacing w:after="160" w:line="278" w:lineRule="auto"/>
              <w:rPr>
                <w:ins w:id="1194" w:author="Hạnh Nhi" w:date="2025-12-15T01:38:00Z"/>
                <w:lang w:val="en-US"/>
              </w:rPr>
            </w:pPr>
            <w:ins w:id="1195" w:author="Hạnh Nhi" w:date="2025-12-15T01:38:00Z">
              <w:r w:rsidRPr="006F1B31">
                <w:rPr>
                  <w:lang w:val="en-US"/>
                </w:rPr>
                <w:t>LAN, điện thoại</w:t>
              </w:r>
            </w:ins>
          </w:p>
        </w:tc>
      </w:tr>
      <w:tr w:rsidR="006F1B31" w:rsidRPr="006F1B31" w14:paraId="7EC43917" w14:textId="77777777" w:rsidTr="006F1B31">
        <w:trPr>
          <w:ins w:id="1196" w:author="Hạnh Nhi" w:date="2025-12-15T01:38:00Z"/>
          <w:trPrChange w:id="1197" w:author="Hạnh Nhi" w:date="2025-12-15T01:38:00Z" w16du:dateUtc="2025-12-14T18:38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1198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63E9573" w14:textId="77777777" w:rsidR="006F1B31" w:rsidRPr="006F1B31" w:rsidRDefault="006F1B31" w:rsidP="006F1B31">
            <w:pPr>
              <w:spacing w:after="160" w:line="278" w:lineRule="auto"/>
              <w:rPr>
                <w:ins w:id="1199" w:author="Hạnh Nhi" w:date="2025-12-15T01:38:00Z"/>
                <w:lang w:val="en-US"/>
              </w:rPr>
            </w:pPr>
            <w:ins w:id="1200" w:author="Hạnh Nhi" w:date="2025-12-15T01:38:00Z">
              <w:r w:rsidRPr="006F1B31">
                <w:rPr>
                  <w:lang w:val="en-US"/>
                </w:rPr>
                <w:t>STP</w:t>
              </w:r>
            </w:ins>
          </w:p>
        </w:tc>
        <w:tc>
          <w:tcPr>
            <w:tcW w:w="0" w:type="auto"/>
            <w:hideMark/>
            <w:tcPrChange w:id="1201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9F81293" w14:textId="77777777" w:rsidR="006F1B31" w:rsidRPr="006F1B31" w:rsidRDefault="006F1B31" w:rsidP="006F1B31">
            <w:pPr>
              <w:spacing w:after="160" w:line="278" w:lineRule="auto"/>
              <w:rPr>
                <w:ins w:id="1202" w:author="Hạnh Nhi" w:date="2025-12-15T01:38:00Z"/>
                <w:lang w:val="en-US"/>
              </w:rPr>
            </w:pPr>
            <w:ins w:id="1203" w:author="Hạnh Nhi" w:date="2025-12-15T01:38:00Z">
              <w:r w:rsidRPr="006F1B31">
                <w:rPr>
                  <w:rFonts w:ascii="Segoe UI Emoji" w:hAnsi="Segoe UI Emoji" w:cs="Segoe UI Emoji"/>
                  <w:lang w:val="en-US"/>
                </w:rPr>
                <w:t>✅</w:t>
              </w:r>
            </w:ins>
          </w:p>
        </w:tc>
        <w:tc>
          <w:tcPr>
            <w:tcW w:w="0" w:type="auto"/>
            <w:hideMark/>
            <w:tcPrChange w:id="1204" w:author="Hạnh Nhi" w:date="2025-12-15T01:38:00Z" w16du:dateUtc="2025-12-14T18:38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CED7B47" w14:textId="77777777" w:rsidR="006F1B31" w:rsidRPr="006F1B31" w:rsidRDefault="006F1B31" w:rsidP="006F1B31">
            <w:pPr>
              <w:spacing w:after="160" w:line="278" w:lineRule="auto"/>
              <w:rPr>
                <w:ins w:id="1205" w:author="Hạnh Nhi" w:date="2025-12-15T01:38:00Z"/>
                <w:lang w:val="en-US"/>
              </w:rPr>
            </w:pPr>
            <w:ins w:id="1206" w:author="Hạnh Nhi" w:date="2025-12-15T01:38:00Z">
              <w:r w:rsidRPr="006F1B31">
                <w:rPr>
                  <w:lang w:val="en-US"/>
                </w:rPr>
                <w:t>Tốt</w:t>
              </w:r>
            </w:ins>
          </w:p>
        </w:tc>
        <w:tc>
          <w:tcPr>
            <w:tcW w:w="0" w:type="auto"/>
            <w:hideMark/>
            <w:tcPrChange w:id="1207" w:author="Hạnh Nhi" w:date="2025-12-15T01:38:00Z" w16du:dateUtc="2025-12-14T18:38:00Z">
              <w:tcPr>
                <w:tcW w:w="0" w:type="auto"/>
                <w:vAlign w:val="center"/>
                <w:hideMark/>
              </w:tcPr>
            </w:tcPrChange>
          </w:tcPr>
          <w:p w14:paraId="7D9F1F97" w14:textId="77777777" w:rsidR="006F1B31" w:rsidRPr="006F1B31" w:rsidRDefault="006F1B31" w:rsidP="006F1B31">
            <w:pPr>
              <w:spacing w:after="160" w:line="278" w:lineRule="auto"/>
              <w:rPr>
                <w:ins w:id="1208" w:author="Hạnh Nhi" w:date="2025-12-15T01:38:00Z"/>
                <w:lang w:val="en-US"/>
              </w:rPr>
            </w:pPr>
            <w:ins w:id="1209" w:author="Hạnh Nhi" w:date="2025-12-15T01:38:00Z">
              <w:r w:rsidRPr="006F1B31">
                <w:rPr>
                  <w:lang w:val="en-US"/>
                </w:rPr>
                <w:t>Đắt</w:t>
              </w:r>
            </w:ins>
          </w:p>
        </w:tc>
        <w:tc>
          <w:tcPr>
            <w:tcW w:w="0" w:type="auto"/>
            <w:hideMark/>
            <w:tcPrChange w:id="1210" w:author="Hạnh Nhi" w:date="2025-12-15T01:38:00Z" w16du:dateUtc="2025-12-14T18:38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5C8BEB06" w14:textId="77777777" w:rsidR="006F1B31" w:rsidRPr="006F1B31" w:rsidRDefault="006F1B31" w:rsidP="006F1B31">
            <w:pPr>
              <w:spacing w:after="160" w:line="278" w:lineRule="auto"/>
              <w:rPr>
                <w:ins w:id="1211" w:author="Hạnh Nhi" w:date="2025-12-15T01:38:00Z"/>
                <w:lang w:val="en-US"/>
              </w:rPr>
            </w:pPr>
            <w:ins w:id="1212" w:author="Hạnh Nhi" w:date="2025-12-15T01:38:00Z">
              <w:r w:rsidRPr="006F1B31">
                <w:rPr>
                  <w:lang w:val="en-US"/>
                </w:rPr>
                <w:t>Môi trường nhiễu</w:t>
              </w:r>
            </w:ins>
          </w:p>
        </w:tc>
      </w:tr>
    </w:tbl>
    <w:p w14:paraId="48CF277C" w14:textId="77777777" w:rsidR="006F1B31" w:rsidRPr="006F1B31" w:rsidRDefault="006F1B31" w:rsidP="006F1B31">
      <w:pPr>
        <w:rPr>
          <w:ins w:id="1213" w:author="Hạnh Nhi" w:date="2025-12-15T01:38:00Z"/>
          <w:lang w:val="en-US"/>
        </w:rPr>
      </w:pPr>
      <w:ins w:id="1214" w:author="Hạnh Nhi" w:date="2025-12-15T01:38:00Z">
        <w:r w:rsidRPr="006F1B31">
          <w:rPr>
            <w:rFonts w:ascii="Segoe UI Emoji" w:hAnsi="Segoe UI Emoji" w:cs="Segoe UI Emoji"/>
            <w:lang w:val="en-US"/>
          </w:rPr>
          <w:t>👉</w:t>
        </w:r>
        <w:r w:rsidRPr="006F1B31">
          <w:rPr>
            <w:lang w:val="en-US"/>
          </w:rPr>
          <w:t xml:space="preserve"> </w:t>
        </w:r>
        <w:r w:rsidRPr="006F1B31">
          <w:rPr>
            <w:b/>
            <w:bCs/>
            <w:lang w:val="en-US"/>
          </w:rPr>
          <w:t>Câu nhớ tủ:</w:t>
        </w:r>
      </w:ins>
    </w:p>
    <w:p w14:paraId="4E2A8AE6" w14:textId="77777777" w:rsidR="006F1B31" w:rsidRPr="006F1B31" w:rsidRDefault="006F1B31" w:rsidP="006F1B31">
      <w:pPr>
        <w:numPr>
          <w:ilvl w:val="0"/>
          <w:numId w:val="106"/>
        </w:numPr>
        <w:rPr>
          <w:ins w:id="1215" w:author="Hạnh Nhi" w:date="2025-12-15T01:38:00Z"/>
          <w:lang w:val="en-US"/>
        </w:rPr>
      </w:pPr>
      <w:ins w:id="1216" w:author="Hạnh Nhi" w:date="2025-12-15T01:38:00Z">
        <w:r w:rsidRPr="006F1B31">
          <w:rPr>
            <w:b/>
            <w:bCs/>
            <w:lang w:val="en-US"/>
          </w:rPr>
          <w:t>UTP</w:t>
        </w:r>
        <w:r w:rsidRPr="006F1B31">
          <w:rPr>
            <w:lang w:val="en-US"/>
          </w:rPr>
          <w:t>: rẻ – phổ biến</w:t>
        </w:r>
      </w:ins>
    </w:p>
    <w:p w14:paraId="6D5BBF6A" w14:textId="73A8E143" w:rsidR="006F1B31" w:rsidRPr="006F1B31" w:rsidRDefault="006F1B31">
      <w:pPr>
        <w:numPr>
          <w:ilvl w:val="0"/>
          <w:numId w:val="106"/>
        </w:numPr>
        <w:rPr>
          <w:ins w:id="1217" w:author="Hạnh Nhi" w:date="2025-12-15T01:37:00Z" w16du:dateUtc="2025-12-14T18:37:00Z"/>
          <w:lang w:val="en-US"/>
          <w:rPrChange w:id="1218" w:author="Hạnh Nhi" w:date="2025-12-15T01:38:00Z" w16du:dateUtc="2025-12-14T18:38:00Z">
            <w:rPr>
              <w:ins w:id="1219" w:author="Hạnh Nhi" w:date="2025-12-15T01:37:00Z" w16du:dateUtc="2025-12-14T18:37:00Z"/>
            </w:rPr>
          </w:rPrChange>
        </w:rPr>
        <w:pPrChange w:id="1220" w:author="Hạnh Nhi" w:date="2025-12-15T01:38:00Z" w16du:dateUtc="2025-12-14T18:38:00Z">
          <w:pPr/>
        </w:pPrChange>
      </w:pPr>
      <w:ins w:id="1221" w:author="Hạnh Nhi" w:date="2025-12-15T01:38:00Z">
        <w:r w:rsidRPr="006F1B31">
          <w:rPr>
            <w:b/>
            <w:bCs/>
            <w:lang w:val="en-US"/>
          </w:rPr>
          <w:t>STP</w:t>
        </w:r>
        <w:r w:rsidRPr="006F1B31">
          <w:rPr>
            <w:lang w:val="en-US"/>
          </w:rPr>
          <w:t>: có shield – chống nhiễu tốt</w:t>
        </w:r>
      </w:ins>
    </w:p>
    <w:p w14:paraId="3604404B" w14:textId="7D2D21D4" w:rsidR="006F1B31" w:rsidRDefault="006F1B31" w:rsidP="006F1B31">
      <w:pPr>
        <w:pStyle w:val="Heading3"/>
        <w:numPr>
          <w:ilvl w:val="0"/>
          <w:numId w:val="103"/>
        </w:numPr>
        <w:rPr>
          <w:ins w:id="1222" w:author="Hạnh Nhi" w:date="2025-12-15T01:38:00Z" w16du:dateUtc="2025-12-14T18:38:00Z"/>
        </w:rPr>
      </w:pPr>
      <w:bookmarkStart w:id="1223" w:name="_Toc216676100"/>
      <w:ins w:id="1224" w:author="Hạnh Nhi" w:date="2025-12-15T01:37:00Z" w16du:dateUtc="2025-12-14T18:37:00Z">
        <w:r w:rsidRPr="006F1B31">
          <w:t>UTP cables</w:t>
        </w:r>
      </w:ins>
      <w:bookmarkEnd w:id="1223"/>
    </w:p>
    <w:p w14:paraId="149CA9A7" w14:textId="77777777" w:rsidR="006F1B31" w:rsidRDefault="006F1B31" w:rsidP="006F1B31">
      <w:pPr>
        <w:rPr>
          <w:ins w:id="1225" w:author="Hạnh Nhi" w:date="2025-12-15T01:39:00Z" w16du:dateUtc="2025-12-14T18:39:00Z"/>
        </w:rPr>
      </w:pPr>
      <w:ins w:id="1226" w:author="Hạnh Nhi" w:date="2025-12-15T01:38:00Z" w16du:dateUtc="2025-12-14T18:38:00Z">
        <w:r w:rsidRPr="006F1B31">
          <w:rPr>
            <w:noProof/>
          </w:rPr>
          <w:drawing>
            <wp:inline distT="0" distB="0" distL="0" distR="0" wp14:anchorId="58C3754C" wp14:editId="6B0860EA">
              <wp:extent cx="4502150" cy="1304770"/>
              <wp:effectExtent l="0" t="0" r="0" b="0"/>
              <wp:docPr id="596943716" name="Picture 1" descr="Close-up of several twisted wire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6943716" name="Picture 1" descr="Close-up of several twisted wires&#10;&#10;AI-generated content may be incorrect."/>
                      <pic:cNvPicPr/>
                    </pic:nvPicPr>
                    <pic:blipFill>
                      <a:blip r:embed="rId7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6347" cy="13088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F3AD3BE" w14:textId="782DEAFB" w:rsidR="006F1B31" w:rsidRPr="006F1B31" w:rsidRDefault="006F1B31">
      <w:pPr>
        <w:pStyle w:val="ListParagraph"/>
        <w:numPr>
          <w:ilvl w:val="0"/>
          <w:numId w:val="107"/>
        </w:numPr>
        <w:rPr>
          <w:ins w:id="1227" w:author="Hạnh Nhi" w:date="2025-12-15T01:39:00Z"/>
          <w:rPrChange w:id="1228" w:author="Hạnh Nhi" w:date="2025-12-15T01:39:00Z" w16du:dateUtc="2025-12-14T18:39:00Z">
            <w:rPr>
              <w:ins w:id="1229" w:author="Hạnh Nhi" w:date="2025-12-15T01:39:00Z"/>
              <w:lang w:val="en-US"/>
            </w:rPr>
          </w:rPrChange>
        </w:rPr>
        <w:pPrChange w:id="1230" w:author="Hạnh Nhi" w:date="2025-12-15T01:39:00Z" w16du:dateUtc="2025-12-14T18:39:00Z">
          <w:pPr/>
        </w:pPrChange>
      </w:pPr>
      <w:ins w:id="1231" w:author="Hạnh Nhi" w:date="2025-12-15T01:39:00Z">
        <w:r w:rsidRPr="006F1B31">
          <w:rPr>
            <w:lang w:val="en-US"/>
            <w:rPrChange w:id="1232" w:author="Hạnh Nhi" w:date="2025-12-15T01:39:00Z" w16du:dateUtc="2025-12-14T18:39:00Z">
              <w:rPr>
                <w:b/>
                <w:bCs/>
                <w:lang w:val="en-US"/>
              </w:rPr>
            </w:rPrChange>
          </w:rPr>
          <w:t>Jacket</w:t>
        </w:r>
        <w:r w:rsidRPr="006F1B31">
          <w:rPr>
            <w:lang w:val="en-US"/>
          </w:rPr>
          <w:t xml:space="preserve"> → </w:t>
        </w:r>
        <w:r w:rsidRPr="006F1B31">
          <w:rPr>
            <w:lang w:val="en-US"/>
            <w:rPrChange w:id="1233" w:author="Hạnh Nhi" w:date="2025-12-15T01:39:00Z" w16du:dateUtc="2025-12-14T18:39:00Z">
              <w:rPr>
                <w:b/>
                <w:bCs/>
                <w:lang w:val="en-US"/>
              </w:rPr>
            </w:rPrChange>
          </w:rPr>
          <w:t>Vỏ cáp</w:t>
        </w:r>
      </w:ins>
    </w:p>
    <w:p w14:paraId="5ED9E1CF" w14:textId="05E1D4B0" w:rsidR="006F1B31" w:rsidRPr="006F1B31" w:rsidRDefault="006F1B31">
      <w:pPr>
        <w:pStyle w:val="ListParagraph"/>
        <w:numPr>
          <w:ilvl w:val="0"/>
          <w:numId w:val="107"/>
        </w:numPr>
        <w:rPr>
          <w:ins w:id="1234" w:author="Hạnh Nhi" w:date="2025-12-15T01:39:00Z"/>
          <w:lang w:val="en-US"/>
        </w:rPr>
        <w:pPrChange w:id="1235" w:author="Hạnh Nhi" w:date="2025-12-15T01:39:00Z" w16du:dateUtc="2025-12-14T18:39:00Z">
          <w:pPr/>
        </w:pPrChange>
      </w:pPr>
      <w:ins w:id="1236" w:author="Hạnh Nhi" w:date="2025-12-15T01:39:00Z">
        <w:r w:rsidRPr="006F1B31">
          <w:rPr>
            <w:lang w:val="en-US"/>
            <w:rPrChange w:id="1237" w:author="Hạnh Nhi" w:date="2025-12-15T01:39:00Z" w16du:dateUtc="2025-12-14T18:39:00Z">
              <w:rPr>
                <w:b/>
                <w:bCs/>
                <w:lang w:val="en-US"/>
              </w:rPr>
            </w:rPrChange>
          </w:rPr>
          <w:t>Solid twisted pair</w:t>
        </w:r>
        <w:r w:rsidRPr="006F1B31">
          <w:rPr>
            <w:lang w:val="en-US"/>
          </w:rPr>
          <w:t xml:space="preserve"> → </w:t>
        </w:r>
        <w:r w:rsidRPr="006F1B31">
          <w:rPr>
            <w:lang w:val="en-US"/>
            <w:rPrChange w:id="1238" w:author="Hạnh Nhi" w:date="2025-12-15T01:39:00Z" w16du:dateUtc="2025-12-14T18:39:00Z">
              <w:rPr>
                <w:b/>
                <w:bCs/>
                <w:lang w:val="en-US"/>
              </w:rPr>
            </w:rPrChange>
          </w:rPr>
          <w:t>Cặp dây xoắn (lõi đồng đặc)</w:t>
        </w:r>
      </w:ins>
    </w:p>
    <w:p w14:paraId="67B8AE78" w14:textId="02958B6E" w:rsidR="006F1B31" w:rsidRPr="006F1B31" w:rsidRDefault="006F1B31">
      <w:pPr>
        <w:pStyle w:val="ListParagraph"/>
        <w:numPr>
          <w:ilvl w:val="0"/>
          <w:numId w:val="107"/>
        </w:numPr>
        <w:rPr>
          <w:ins w:id="1239" w:author="Hạnh Nhi" w:date="2025-12-15T01:39:00Z"/>
          <w:lang w:val="en-US"/>
        </w:rPr>
        <w:pPrChange w:id="1240" w:author="Hạnh Nhi" w:date="2025-12-15T01:39:00Z" w16du:dateUtc="2025-12-14T18:39:00Z">
          <w:pPr/>
        </w:pPrChange>
      </w:pPr>
      <w:ins w:id="1241" w:author="Hạnh Nhi" w:date="2025-12-15T01:39:00Z">
        <w:r w:rsidRPr="006F1B31">
          <w:rPr>
            <w:lang w:val="en-US"/>
            <w:rPrChange w:id="1242" w:author="Hạnh Nhi" w:date="2025-12-15T01:39:00Z" w16du:dateUtc="2025-12-14T18:39:00Z">
              <w:rPr>
                <w:b/>
                <w:bCs/>
                <w:lang w:val="en-US"/>
              </w:rPr>
            </w:rPrChange>
          </w:rPr>
          <w:t>Spacer</w:t>
        </w:r>
        <w:r w:rsidRPr="006F1B31">
          <w:rPr>
            <w:lang w:val="en-US"/>
          </w:rPr>
          <w:t xml:space="preserve"> → </w:t>
        </w:r>
        <w:r w:rsidRPr="006F1B31">
          <w:rPr>
            <w:lang w:val="en-US"/>
            <w:rPrChange w:id="1243" w:author="Hạnh Nhi" w:date="2025-12-15T01:39:00Z" w16du:dateUtc="2025-12-14T18:39:00Z">
              <w:rPr>
                <w:b/>
                <w:bCs/>
                <w:lang w:val="en-US"/>
              </w:rPr>
            </w:rPrChange>
          </w:rPr>
          <w:t>Thanh/cấu trúc đệm (giữ khoảng cách)</w:t>
        </w:r>
      </w:ins>
    </w:p>
    <w:p w14:paraId="62643224" w14:textId="77777777" w:rsidR="006F1B31" w:rsidRPr="006F1B31" w:rsidRDefault="006F1B31">
      <w:pPr>
        <w:rPr>
          <w:ins w:id="1244" w:author="Hạnh Nhi" w:date="2025-12-15T01:39:00Z"/>
          <w:b/>
          <w:bCs/>
          <w:lang w:val="en-US"/>
        </w:rPr>
        <w:pPrChange w:id="1245" w:author="Hạnh Nhi" w:date="2025-12-15T01:40:00Z" w16du:dateUtc="2025-12-14T18:40:00Z">
          <w:pPr>
            <w:numPr>
              <w:numId w:val="108"/>
            </w:numPr>
            <w:tabs>
              <w:tab w:val="num" w:pos="720"/>
            </w:tabs>
            <w:ind w:left="720" w:hanging="360"/>
          </w:pPr>
        </w:pPrChange>
      </w:pPr>
      <w:ins w:id="1246" w:author="Hạnh Nhi" w:date="2025-12-15T01:39:00Z">
        <w:r w:rsidRPr="006F1B31">
          <w:rPr>
            <w:b/>
            <w:bCs/>
            <w:lang w:val="en-US"/>
          </w:rPr>
          <w:t>Ghi nhớ nhanh để thi</w:t>
        </w:r>
      </w:ins>
    </w:p>
    <w:p w14:paraId="38E47774" w14:textId="77777777" w:rsidR="006F1B31" w:rsidRPr="006F1B31" w:rsidRDefault="006F1B31">
      <w:pPr>
        <w:pStyle w:val="ListParagraph"/>
        <w:numPr>
          <w:ilvl w:val="0"/>
          <w:numId w:val="107"/>
        </w:numPr>
        <w:spacing w:after="0" w:line="360" w:lineRule="auto"/>
        <w:rPr>
          <w:ins w:id="1247" w:author="Hạnh Nhi" w:date="2025-12-15T01:39:00Z"/>
          <w:lang w:val="en-US"/>
        </w:rPr>
        <w:pPrChange w:id="1248" w:author="Hạnh Nhi" w:date="2025-12-15T01:40:00Z" w16du:dateUtc="2025-12-14T18:40:00Z">
          <w:pPr>
            <w:numPr>
              <w:numId w:val="108"/>
            </w:numPr>
            <w:tabs>
              <w:tab w:val="num" w:pos="720"/>
            </w:tabs>
            <w:ind w:left="720" w:hanging="360"/>
          </w:pPr>
        </w:pPrChange>
      </w:pPr>
      <w:ins w:id="1249" w:author="Hạnh Nhi" w:date="2025-12-15T01:39:00Z">
        <w:r w:rsidRPr="006F1B31">
          <w:rPr>
            <w:lang w:val="en-US"/>
            <w:rPrChange w:id="1250" w:author="Hạnh Nhi" w:date="2025-12-15T01:40:00Z" w16du:dateUtc="2025-12-14T18:40:00Z">
              <w:rPr>
                <w:b/>
                <w:bCs/>
                <w:lang w:val="en-US"/>
              </w:rPr>
            </w:rPrChange>
          </w:rPr>
          <w:t>Jacket</w:t>
        </w:r>
        <w:r w:rsidRPr="006F1B31">
          <w:rPr>
            <w:lang w:val="en-US"/>
          </w:rPr>
          <w:t>: bảo vệ</w:t>
        </w:r>
      </w:ins>
    </w:p>
    <w:p w14:paraId="2FC777F4" w14:textId="77777777" w:rsidR="006F1B31" w:rsidRPr="006F1B31" w:rsidRDefault="006F1B31">
      <w:pPr>
        <w:pStyle w:val="ListParagraph"/>
        <w:numPr>
          <w:ilvl w:val="0"/>
          <w:numId w:val="107"/>
        </w:numPr>
        <w:spacing w:after="0" w:line="360" w:lineRule="auto"/>
        <w:rPr>
          <w:ins w:id="1251" w:author="Hạnh Nhi" w:date="2025-12-15T01:39:00Z"/>
          <w:lang w:val="en-US"/>
        </w:rPr>
        <w:pPrChange w:id="1252" w:author="Hạnh Nhi" w:date="2025-12-15T01:40:00Z" w16du:dateUtc="2025-12-14T18:40:00Z">
          <w:pPr>
            <w:numPr>
              <w:numId w:val="108"/>
            </w:numPr>
            <w:tabs>
              <w:tab w:val="num" w:pos="720"/>
            </w:tabs>
            <w:ind w:left="720" w:hanging="360"/>
          </w:pPr>
        </w:pPrChange>
      </w:pPr>
      <w:ins w:id="1253" w:author="Hạnh Nhi" w:date="2025-12-15T01:39:00Z">
        <w:r w:rsidRPr="006F1B31">
          <w:rPr>
            <w:lang w:val="en-US"/>
            <w:rPrChange w:id="1254" w:author="Hạnh Nhi" w:date="2025-12-15T01:40:00Z" w16du:dateUtc="2025-12-14T18:40:00Z">
              <w:rPr>
                <w:b/>
                <w:bCs/>
                <w:lang w:val="en-US"/>
              </w:rPr>
            </w:rPrChange>
          </w:rPr>
          <w:t>Twisted pair</w:t>
        </w:r>
        <w:r w:rsidRPr="006F1B31">
          <w:rPr>
            <w:lang w:val="en-US"/>
          </w:rPr>
          <w:t>: truyền dữ liệu + chống nhiễu</w:t>
        </w:r>
      </w:ins>
    </w:p>
    <w:p w14:paraId="1251AB2D" w14:textId="77777777" w:rsidR="006F1B31" w:rsidRPr="006F1B31" w:rsidRDefault="006F1B31">
      <w:pPr>
        <w:pStyle w:val="ListParagraph"/>
        <w:numPr>
          <w:ilvl w:val="0"/>
          <w:numId w:val="107"/>
        </w:numPr>
        <w:spacing w:after="0" w:line="360" w:lineRule="auto"/>
        <w:rPr>
          <w:ins w:id="1255" w:author="Hạnh Nhi" w:date="2025-12-15T01:39:00Z"/>
          <w:lang w:val="en-US"/>
        </w:rPr>
        <w:pPrChange w:id="1256" w:author="Hạnh Nhi" w:date="2025-12-15T01:40:00Z" w16du:dateUtc="2025-12-14T18:40:00Z">
          <w:pPr>
            <w:numPr>
              <w:numId w:val="108"/>
            </w:numPr>
            <w:tabs>
              <w:tab w:val="num" w:pos="720"/>
            </w:tabs>
            <w:ind w:left="720" w:hanging="360"/>
          </w:pPr>
        </w:pPrChange>
      </w:pPr>
      <w:ins w:id="1257" w:author="Hạnh Nhi" w:date="2025-12-15T01:39:00Z">
        <w:r w:rsidRPr="006F1B31">
          <w:rPr>
            <w:lang w:val="en-US"/>
            <w:rPrChange w:id="1258" w:author="Hạnh Nhi" w:date="2025-12-15T01:40:00Z" w16du:dateUtc="2025-12-14T18:40:00Z">
              <w:rPr>
                <w:b/>
                <w:bCs/>
                <w:lang w:val="en-US"/>
              </w:rPr>
            </w:rPrChange>
          </w:rPr>
          <w:t>Spacer</w:t>
        </w:r>
        <w:r w:rsidRPr="006F1B31">
          <w:rPr>
            <w:lang w:val="en-US"/>
          </w:rPr>
          <w:t>: tách cặp dây → giảm nhiễu chéo</w:t>
        </w:r>
      </w:ins>
    </w:p>
    <w:p w14:paraId="6220A786" w14:textId="77777777" w:rsidR="006F1B31" w:rsidRPr="006F1B31" w:rsidRDefault="006F1B31" w:rsidP="006F1B31">
      <w:pPr>
        <w:rPr>
          <w:ins w:id="1259" w:author="Hạnh Nhi" w:date="2025-12-15T01:39:00Z"/>
          <w:lang w:val="en-US"/>
        </w:rPr>
      </w:pPr>
      <w:ins w:id="1260" w:author="Hạnh Nhi" w:date="2025-12-15T01:39:00Z">
        <w:r w:rsidRPr="006F1B31">
          <w:rPr>
            <w:rFonts w:ascii="Segoe UI Emoji" w:hAnsi="Segoe UI Emoji" w:cs="Segoe UI Emoji"/>
            <w:lang w:val="en-US"/>
          </w:rPr>
          <w:lastRenderedPageBreak/>
          <w:t>👉</w:t>
        </w:r>
        <w:r w:rsidRPr="006F1B31">
          <w:rPr>
            <w:lang w:val="en-US"/>
          </w:rPr>
          <w:t xml:space="preserve"> </w:t>
        </w:r>
        <w:r w:rsidRPr="006F1B31">
          <w:rPr>
            <w:b/>
            <w:bCs/>
            <w:lang w:val="en-US"/>
          </w:rPr>
          <w:t>Câu nhớ tủ:</w:t>
        </w:r>
      </w:ins>
    </w:p>
    <w:p w14:paraId="19C7B924" w14:textId="77777777" w:rsidR="006F1B31" w:rsidRPr="006F1B31" w:rsidRDefault="006F1B31" w:rsidP="006F1B31">
      <w:pPr>
        <w:rPr>
          <w:ins w:id="1261" w:author="Hạnh Nhi" w:date="2025-12-15T01:39:00Z"/>
          <w:lang w:val="en-US"/>
        </w:rPr>
      </w:pPr>
      <w:ins w:id="1262" w:author="Hạnh Nhi" w:date="2025-12-15T01:39:00Z">
        <w:r w:rsidRPr="006F1B31">
          <w:rPr>
            <w:i/>
            <w:iCs/>
            <w:lang w:val="en-US"/>
          </w:rPr>
          <w:t>Cáp xoắn đôi gồm vỏ bảo vệ, các cặp dây xoắn để truyền dữ liệu và thanh đệm để giảm nhiễu.</w:t>
        </w:r>
      </w:ins>
    </w:p>
    <w:p w14:paraId="3FB64950" w14:textId="18B5E80A" w:rsidR="006F1B31" w:rsidRDefault="00C4325B" w:rsidP="00C4325B">
      <w:pPr>
        <w:pStyle w:val="Heading3"/>
        <w:numPr>
          <w:ilvl w:val="0"/>
          <w:numId w:val="103"/>
        </w:numPr>
        <w:rPr>
          <w:ins w:id="1263" w:author="Hạnh Nhi" w:date="2025-12-15T01:41:00Z" w16du:dateUtc="2025-12-14T18:41:00Z"/>
        </w:rPr>
      </w:pPr>
      <w:bookmarkStart w:id="1264" w:name="_Toc216676101"/>
      <w:ins w:id="1265" w:author="Hạnh Nhi" w:date="2025-12-15T01:40:00Z" w16du:dateUtc="2025-12-14T18:40:00Z">
        <w:r w:rsidRPr="00C4325B">
          <w:t>SSTP cables</w:t>
        </w:r>
      </w:ins>
      <w:bookmarkEnd w:id="1264"/>
    </w:p>
    <w:p w14:paraId="73FCE02B" w14:textId="54812EFD" w:rsidR="00C4325B" w:rsidRDefault="00C4325B" w:rsidP="00C4325B">
      <w:pPr>
        <w:rPr>
          <w:ins w:id="1266" w:author="Hạnh Nhi" w:date="2025-12-15T01:41:00Z" w16du:dateUtc="2025-12-14T18:41:00Z"/>
        </w:rPr>
      </w:pPr>
      <w:ins w:id="1267" w:author="Hạnh Nhi" w:date="2025-12-15T01:41:00Z" w16du:dateUtc="2025-12-14T18:41:00Z">
        <w:r w:rsidRPr="00C4325B">
          <w:rPr>
            <w:noProof/>
          </w:rPr>
          <w:drawing>
            <wp:inline distT="0" distB="0" distL="0" distR="0" wp14:anchorId="7AF47DF1" wp14:editId="58ACCD1B">
              <wp:extent cx="3930650" cy="2121372"/>
              <wp:effectExtent l="0" t="0" r="0" b="0"/>
              <wp:docPr id="469245776" name="Picture 1" descr="A close-up of a cab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69245776" name="Picture 1" descr="A close-up of a cable&#10;&#10;AI-generated content may be incorrect."/>
                      <pic:cNvPicPr/>
                    </pic:nvPicPr>
                    <pic:blipFill>
                      <a:blip r:embed="rId7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47597" cy="213051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1659D5" w14:textId="77777777" w:rsidR="00C4325B" w:rsidRPr="00C4325B" w:rsidRDefault="00C4325B">
      <w:pPr>
        <w:pStyle w:val="ListParagraph"/>
        <w:numPr>
          <w:ilvl w:val="0"/>
          <w:numId w:val="109"/>
        </w:numPr>
        <w:rPr>
          <w:ins w:id="1268" w:author="Hạnh Nhi" w:date="2025-12-15T01:41:00Z" w16du:dateUtc="2025-12-14T18:41:00Z"/>
          <w:lang w:val="en-US"/>
          <w:rPrChange w:id="1269" w:author="Hạnh Nhi" w:date="2025-12-15T01:42:00Z" w16du:dateUtc="2025-12-14T18:42:00Z">
            <w:rPr>
              <w:ins w:id="1270" w:author="Hạnh Nhi" w:date="2025-12-15T01:41:00Z" w16du:dateUtc="2025-12-14T18:41:00Z"/>
            </w:rPr>
          </w:rPrChange>
        </w:rPr>
        <w:pPrChange w:id="1271" w:author="Hạnh Nhi" w:date="2025-12-15T01:42:00Z" w16du:dateUtc="2025-12-14T18:42:00Z">
          <w:pPr/>
        </w:pPrChange>
      </w:pPr>
      <w:ins w:id="1272" w:author="Hạnh Nhi" w:date="2025-12-15T01:41:00Z">
        <w:r w:rsidRPr="00C4325B">
          <w:rPr>
            <w:lang w:val="en-US"/>
            <w:rPrChange w:id="1273" w:author="Hạnh Nhi" w:date="2025-12-15T01:42:00Z" w16du:dateUtc="2025-12-14T18:42:00Z">
              <w:rPr>
                <w:b/>
                <w:bCs/>
                <w:lang w:val="en-US"/>
              </w:rPr>
            </w:rPrChange>
          </w:rPr>
          <w:t>Jacket</w:t>
        </w:r>
        <w:r w:rsidRPr="00C4325B">
          <w:rPr>
            <w:lang w:val="en-US"/>
          </w:rPr>
          <w:t xml:space="preserve"> → </w:t>
        </w:r>
        <w:r w:rsidRPr="00C4325B">
          <w:rPr>
            <w:lang w:val="en-US"/>
            <w:rPrChange w:id="1274" w:author="Hạnh Nhi" w:date="2025-12-15T01:42:00Z" w16du:dateUtc="2025-12-14T18:42:00Z">
              <w:rPr>
                <w:b/>
                <w:bCs/>
                <w:lang w:val="en-US"/>
              </w:rPr>
            </w:rPrChange>
          </w:rPr>
          <w:t>Vỏ cáp</w:t>
        </w:r>
      </w:ins>
    </w:p>
    <w:p w14:paraId="3222FFF5" w14:textId="74286778" w:rsidR="00C4325B" w:rsidRPr="00C4325B" w:rsidRDefault="00C4325B">
      <w:pPr>
        <w:pStyle w:val="ListParagraph"/>
        <w:numPr>
          <w:ilvl w:val="0"/>
          <w:numId w:val="109"/>
        </w:numPr>
        <w:rPr>
          <w:ins w:id="1275" w:author="Hạnh Nhi" w:date="2025-12-15T01:41:00Z"/>
          <w:lang w:val="en-US"/>
        </w:rPr>
        <w:pPrChange w:id="1276" w:author="Hạnh Nhi" w:date="2025-12-15T01:42:00Z" w16du:dateUtc="2025-12-14T18:42:00Z">
          <w:pPr/>
        </w:pPrChange>
      </w:pPr>
      <w:ins w:id="1277" w:author="Hạnh Nhi" w:date="2025-12-15T01:41:00Z">
        <w:r w:rsidRPr="00C4325B">
          <w:rPr>
            <w:lang w:val="en-US"/>
            <w:rPrChange w:id="1278" w:author="Hạnh Nhi" w:date="2025-12-15T01:42:00Z" w16du:dateUtc="2025-12-14T18:42:00Z">
              <w:rPr>
                <w:b/>
                <w:bCs/>
                <w:lang w:val="en-US"/>
              </w:rPr>
            </w:rPrChange>
          </w:rPr>
          <w:t>Shield-braid</w:t>
        </w:r>
        <w:r w:rsidRPr="00C4325B">
          <w:rPr>
            <w:lang w:val="en-US"/>
          </w:rPr>
          <w:t xml:space="preserve"> → </w:t>
        </w:r>
        <w:r w:rsidRPr="00C4325B">
          <w:rPr>
            <w:lang w:val="en-US"/>
            <w:rPrChange w:id="1279" w:author="Hạnh Nhi" w:date="2025-12-15T01:42:00Z" w16du:dateUtc="2025-12-14T18:42:00Z">
              <w:rPr>
                <w:b/>
                <w:bCs/>
                <w:lang w:val="en-US"/>
              </w:rPr>
            </w:rPrChange>
          </w:rPr>
          <w:t>Lớp lưới kim loại chống nhiễu</w:t>
        </w:r>
      </w:ins>
    </w:p>
    <w:p w14:paraId="03C22E61" w14:textId="1A677C09" w:rsidR="00C4325B" w:rsidRPr="00C4325B" w:rsidRDefault="00C4325B">
      <w:pPr>
        <w:pStyle w:val="ListParagraph"/>
        <w:numPr>
          <w:ilvl w:val="0"/>
          <w:numId w:val="109"/>
        </w:numPr>
        <w:rPr>
          <w:ins w:id="1280" w:author="Hạnh Nhi" w:date="2025-12-15T01:41:00Z"/>
          <w:lang w:val="en-US"/>
        </w:rPr>
        <w:pPrChange w:id="1281" w:author="Hạnh Nhi" w:date="2025-12-15T01:42:00Z" w16du:dateUtc="2025-12-14T18:42:00Z">
          <w:pPr/>
        </w:pPrChange>
      </w:pPr>
      <w:ins w:id="1282" w:author="Hạnh Nhi" w:date="2025-12-15T01:41:00Z">
        <w:r w:rsidRPr="00C4325B">
          <w:rPr>
            <w:lang w:val="en-US"/>
            <w:rPrChange w:id="1283" w:author="Hạnh Nhi" w:date="2025-12-15T01:42:00Z" w16du:dateUtc="2025-12-14T18:42:00Z">
              <w:rPr>
                <w:b/>
                <w:bCs/>
                <w:lang w:val="en-US"/>
              </w:rPr>
            </w:rPrChange>
          </w:rPr>
          <w:t>Shield-foil</w:t>
        </w:r>
        <w:r w:rsidRPr="00C4325B">
          <w:rPr>
            <w:lang w:val="en-US"/>
          </w:rPr>
          <w:t xml:space="preserve"> → </w:t>
        </w:r>
        <w:r w:rsidRPr="00C4325B">
          <w:rPr>
            <w:lang w:val="en-US"/>
            <w:rPrChange w:id="1284" w:author="Hạnh Nhi" w:date="2025-12-15T01:42:00Z" w16du:dateUtc="2025-12-14T18:42:00Z">
              <w:rPr>
                <w:b/>
                <w:bCs/>
                <w:lang w:val="en-US"/>
              </w:rPr>
            </w:rPrChange>
          </w:rPr>
          <w:t>Lớp lá kim loại chống nhiễu</w:t>
        </w:r>
      </w:ins>
    </w:p>
    <w:p w14:paraId="4B79E095" w14:textId="198BBC0A" w:rsidR="00C4325B" w:rsidRPr="00C4325B" w:rsidRDefault="00C4325B">
      <w:pPr>
        <w:pStyle w:val="ListParagraph"/>
        <w:numPr>
          <w:ilvl w:val="0"/>
          <w:numId w:val="109"/>
        </w:numPr>
        <w:rPr>
          <w:ins w:id="1285" w:author="Hạnh Nhi" w:date="2025-12-15T01:41:00Z"/>
          <w:lang w:val="en-US"/>
        </w:rPr>
        <w:pPrChange w:id="1286" w:author="Hạnh Nhi" w:date="2025-12-15T01:42:00Z" w16du:dateUtc="2025-12-14T18:42:00Z">
          <w:pPr/>
        </w:pPrChange>
      </w:pPr>
      <w:ins w:id="1287" w:author="Hạnh Nhi" w:date="2025-12-15T01:41:00Z">
        <w:r w:rsidRPr="00C4325B">
          <w:rPr>
            <w:lang w:val="en-US"/>
            <w:rPrChange w:id="1288" w:author="Hạnh Nhi" w:date="2025-12-15T01:42:00Z" w16du:dateUtc="2025-12-14T18:42:00Z">
              <w:rPr>
                <w:b/>
                <w:bCs/>
                <w:lang w:val="en-US"/>
              </w:rPr>
            </w:rPrChange>
          </w:rPr>
          <w:t>Stranded twisted pair</w:t>
        </w:r>
        <w:r w:rsidRPr="00C4325B">
          <w:rPr>
            <w:lang w:val="en-US"/>
          </w:rPr>
          <w:t xml:space="preserve"> → </w:t>
        </w:r>
        <w:r w:rsidRPr="00C4325B">
          <w:rPr>
            <w:lang w:val="en-US"/>
            <w:rPrChange w:id="1289" w:author="Hạnh Nhi" w:date="2025-12-15T01:42:00Z" w16du:dateUtc="2025-12-14T18:42:00Z">
              <w:rPr>
                <w:b/>
                <w:bCs/>
                <w:lang w:val="en-US"/>
              </w:rPr>
            </w:rPrChange>
          </w:rPr>
          <w:t>Cặp dây xoắn lõi mềm (nhiều sợi)</w:t>
        </w:r>
      </w:ins>
    </w:p>
    <w:p w14:paraId="7979BCEF" w14:textId="77777777" w:rsidR="00C4325B" w:rsidRPr="00C4325B" w:rsidRDefault="00C4325B">
      <w:pPr>
        <w:rPr>
          <w:ins w:id="1290" w:author="Hạnh Nhi" w:date="2025-12-15T01:42:00Z"/>
          <w:b/>
          <w:bCs/>
          <w:lang w:val="en-US"/>
        </w:rPr>
        <w:pPrChange w:id="1291" w:author="Hạnh Nhi" w:date="2025-12-15T01:42:00Z" w16du:dateUtc="2025-12-14T18:42:00Z">
          <w:pPr>
            <w:numPr>
              <w:numId w:val="110"/>
            </w:numPr>
            <w:tabs>
              <w:tab w:val="num" w:pos="720"/>
            </w:tabs>
            <w:ind w:left="720" w:hanging="360"/>
          </w:pPr>
        </w:pPrChange>
      </w:pPr>
      <w:ins w:id="1292" w:author="Hạnh Nhi" w:date="2025-12-15T01:42:00Z">
        <w:r w:rsidRPr="00C4325B">
          <w:rPr>
            <w:b/>
            <w:bCs/>
            <w:lang w:val="en-US"/>
          </w:rPr>
          <w:t>Ghi nhớ nhanh để thi</w:t>
        </w:r>
      </w:ins>
    </w:p>
    <w:p w14:paraId="4E52269E" w14:textId="77777777" w:rsidR="00C4325B" w:rsidRPr="00C4325B" w:rsidRDefault="00C4325B" w:rsidP="00C4325B">
      <w:pPr>
        <w:numPr>
          <w:ilvl w:val="0"/>
          <w:numId w:val="110"/>
        </w:numPr>
        <w:rPr>
          <w:ins w:id="1293" w:author="Hạnh Nhi" w:date="2025-12-15T01:42:00Z"/>
          <w:lang w:val="en-US"/>
        </w:rPr>
      </w:pPr>
      <w:ins w:id="1294" w:author="Hạnh Nhi" w:date="2025-12-15T01:42:00Z">
        <w:r w:rsidRPr="00C4325B">
          <w:rPr>
            <w:b/>
            <w:bCs/>
            <w:lang w:val="en-US"/>
          </w:rPr>
          <w:t>STP = có shield (foil/lưới)</w:t>
        </w:r>
        <w:r w:rsidRPr="00C4325B">
          <w:rPr>
            <w:lang w:val="en-US"/>
          </w:rPr>
          <w:t xml:space="preserve"> → chống nhiễu tốt</w:t>
        </w:r>
      </w:ins>
    </w:p>
    <w:p w14:paraId="40A056BC" w14:textId="77777777" w:rsidR="00C4325B" w:rsidRPr="00C4325B" w:rsidRDefault="00C4325B" w:rsidP="00C4325B">
      <w:pPr>
        <w:numPr>
          <w:ilvl w:val="0"/>
          <w:numId w:val="110"/>
        </w:numPr>
        <w:rPr>
          <w:ins w:id="1295" w:author="Hạnh Nhi" w:date="2025-12-15T01:42:00Z"/>
          <w:lang w:val="en-US"/>
        </w:rPr>
      </w:pPr>
      <w:ins w:id="1296" w:author="Hạnh Nhi" w:date="2025-12-15T01:42:00Z">
        <w:r w:rsidRPr="00C4325B">
          <w:rPr>
            <w:b/>
            <w:bCs/>
            <w:lang w:val="en-US"/>
          </w:rPr>
          <w:t>Stranded</w:t>
        </w:r>
        <w:r w:rsidRPr="00C4325B">
          <w:rPr>
            <w:lang w:val="en-US"/>
          </w:rPr>
          <w:t>: mềm, dễ lắp đặt</w:t>
        </w:r>
      </w:ins>
    </w:p>
    <w:p w14:paraId="622C543E" w14:textId="77777777" w:rsidR="00C4325B" w:rsidRPr="00C4325B" w:rsidRDefault="00C4325B" w:rsidP="00C4325B">
      <w:pPr>
        <w:numPr>
          <w:ilvl w:val="0"/>
          <w:numId w:val="110"/>
        </w:numPr>
        <w:rPr>
          <w:ins w:id="1297" w:author="Hạnh Nhi" w:date="2025-12-15T01:42:00Z"/>
          <w:lang w:val="en-US"/>
        </w:rPr>
      </w:pPr>
      <w:ins w:id="1298" w:author="Hạnh Nhi" w:date="2025-12-15T01:42:00Z">
        <w:r w:rsidRPr="00C4325B">
          <w:rPr>
            <w:lang w:val="en-US"/>
          </w:rPr>
          <w:t xml:space="preserve">Dùng trong </w:t>
        </w:r>
        <w:r w:rsidRPr="00C4325B">
          <w:rPr>
            <w:b/>
            <w:bCs/>
            <w:lang w:val="en-US"/>
          </w:rPr>
          <w:t>môi trường nhiều nhiễu</w:t>
        </w:r>
        <w:r w:rsidRPr="00C4325B">
          <w:rPr>
            <w:lang w:val="en-US"/>
          </w:rPr>
          <w:t xml:space="preserve"> (nhà máy, thiết bị công suất)</w:t>
        </w:r>
      </w:ins>
    </w:p>
    <w:p w14:paraId="59A8C895" w14:textId="77777777" w:rsidR="00C4325B" w:rsidRPr="00C4325B" w:rsidRDefault="00C4325B" w:rsidP="00C4325B">
      <w:pPr>
        <w:rPr>
          <w:ins w:id="1299" w:author="Hạnh Nhi" w:date="2025-12-15T01:42:00Z"/>
          <w:lang w:val="en-US"/>
        </w:rPr>
      </w:pPr>
      <w:ins w:id="1300" w:author="Hạnh Nhi" w:date="2025-12-15T01:42:00Z">
        <w:r w:rsidRPr="00C4325B">
          <w:rPr>
            <w:rFonts w:ascii="Segoe UI Emoji" w:hAnsi="Segoe UI Emoji" w:cs="Segoe UI Emoji"/>
            <w:lang w:val="en-US"/>
          </w:rPr>
          <w:t>👉</w:t>
        </w:r>
        <w:r w:rsidRPr="00C4325B">
          <w:rPr>
            <w:lang w:val="en-US"/>
          </w:rPr>
          <w:t xml:space="preserve"> </w:t>
        </w:r>
        <w:r w:rsidRPr="00C4325B">
          <w:rPr>
            <w:b/>
            <w:bCs/>
            <w:lang w:val="en-US"/>
          </w:rPr>
          <w:t>Câu nhớ tủ:</w:t>
        </w:r>
      </w:ins>
    </w:p>
    <w:p w14:paraId="3B23D1D9" w14:textId="77777777" w:rsidR="00C4325B" w:rsidRDefault="00C4325B" w:rsidP="00C4325B">
      <w:pPr>
        <w:rPr>
          <w:ins w:id="1301" w:author="Hạnh Nhi" w:date="2025-12-15T01:42:00Z" w16du:dateUtc="2025-12-14T18:42:00Z"/>
          <w:i/>
          <w:iCs/>
        </w:rPr>
      </w:pPr>
      <w:ins w:id="1302" w:author="Hạnh Nhi" w:date="2025-12-15T01:42:00Z">
        <w:r w:rsidRPr="00C4325B">
          <w:rPr>
            <w:i/>
            <w:iCs/>
            <w:lang w:val="en-US"/>
          </w:rPr>
          <w:t>STP có thêm lớp shield để chống nhiễu, lõi mềm giúp dễ thi công.</w:t>
        </w:r>
      </w:ins>
    </w:p>
    <w:p w14:paraId="49726411" w14:textId="18007D8F" w:rsidR="00C4325B" w:rsidRDefault="00C4325B" w:rsidP="00C4325B">
      <w:pPr>
        <w:pStyle w:val="Heading3"/>
        <w:numPr>
          <w:ilvl w:val="0"/>
          <w:numId w:val="103"/>
        </w:numPr>
        <w:rPr>
          <w:ins w:id="1303" w:author="Hạnh Nhi" w:date="2025-12-15T01:42:00Z" w16du:dateUtc="2025-12-14T18:42:00Z"/>
        </w:rPr>
      </w:pPr>
      <w:bookmarkStart w:id="1304" w:name="_Toc216676102"/>
      <w:ins w:id="1305" w:author="Hạnh Nhi" w:date="2025-12-15T01:42:00Z" w16du:dateUtc="2025-12-14T18:42:00Z">
        <w:r w:rsidRPr="00C4325B">
          <w:t>UTP connector</w:t>
        </w:r>
        <w:bookmarkEnd w:id="1304"/>
      </w:ins>
    </w:p>
    <w:p w14:paraId="525A30D3" w14:textId="2C405886" w:rsidR="00C4325B" w:rsidRDefault="00C4325B" w:rsidP="00C4325B">
      <w:pPr>
        <w:rPr>
          <w:ins w:id="1306" w:author="Hạnh Nhi" w:date="2025-12-15T01:43:00Z" w16du:dateUtc="2025-12-14T18:43:00Z"/>
        </w:rPr>
      </w:pPr>
      <w:ins w:id="1307" w:author="Hạnh Nhi" w:date="2025-12-15T01:42:00Z" w16du:dateUtc="2025-12-14T18:42:00Z">
        <w:r w:rsidRPr="00C4325B">
          <w:rPr>
            <w:noProof/>
          </w:rPr>
          <w:drawing>
            <wp:inline distT="0" distB="0" distL="0" distR="0" wp14:anchorId="3B90CA1F" wp14:editId="17E0D48F">
              <wp:extent cx="4470400" cy="1951240"/>
              <wp:effectExtent l="0" t="0" r="6350" b="0"/>
              <wp:docPr id="1233925966" name="Picture 1" descr="A diagram of a rectangular objec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33925966" name="Picture 1" descr="A diagram of a rectangular object&#10;&#10;AI-generated content may be incorrect."/>
                      <pic:cNvPicPr/>
                    </pic:nvPicPr>
                    <pic:blipFill>
                      <a:blip r:embed="rId7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7069" cy="195415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517D859" w14:textId="77777777" w:rsidR="00C4325B" w:rsidRPr="00C4325B" w:rsidRDefault="00C4325B" w:rsidP="00C4325B">
      <w:pPr>
        <w:numPr>
          <w:ilvl w:val="0"/>
          <w:numId w:val="112"/>
        </w:numPr>
        <w:rPr>
          <w:ins w:id="1308" w:author="Hạnh Nhi" w:date="2025-12-15T01:43:00Z"/>
          <w:b/>
          <w:bCs/>
          <w:lang w:val="en-US"/>
        </w:rPr>
      </w:pPr>
      <w:ins w:id="1309" w:author="Hạnh Nhi" w:date="2025-12-15T01:43:00Z">
        <w:r w:rsidRPr="00C4325B">
          <w:rPr>
            <w:b/>
            <w:bCs/>
            <w:lang w:val="en-US"/>
          </w:rPr>
          <w:t>Ghi nhớ nhanh để thi</w:t>
        </w:r>
      </w:ins>
    </w:p>
    <w:p w14:paraId="4ED39BA8" w14:textId="77777777" w:rsidR="00C4325B" w:rsidRPr="00C4325B" w:rsidRDefault="00C4325B" w:rsidP="00C4325B">
      <w:pPr>
        <w:numPr>
          <w:ilvl w:val="0"/>
          <w:numId w:val="112"/>
        </w:numPr>
        <w:rPr>
          <w:ins w:id="1310" w:author="Hạnh Nhi" w:date="2025-12-15T01:43:00Z"/>
          <w:lang w:val="en-US"/>
        </w:rPr>
      </w:pPr>
      <w:ins w:id="1311" w:author="Hạnh Nhi" w:date="2025-12-15T01:43:00Z">
        <w:r w:rsidRPr="00C4325B">
          <w:rPr>
            <w:b/>
            <w:bCs/>
            <w:lang w:val="en-US"/>
          </w:rPr>
          <w:t>Female = cổng (socket)</w:t>
        </w:r>
      </w:ins>
    </w:p>
    <w:p w14:paraId="27076741" w14:textId="77777777" w:rsidR="00C4325B" w:rsidRPr="00C4325B" w:rsidRDefault="00C4325B" w:rsidP="00C4325B">
      <w:pPr>
        <w:numPr>
          <w:ilvl w:val="0"/>
          <w:numId w:val="112"/>
        </w:numPr>
        <w:rPr>
          <w:ins w:id="1312" w:author="Hạnh Nhi" w:date="2025-12-15T01:43:00Z"/>
          <w:lang w:val="en-US"/>
        </w:rPr>
      </w:pPr>
      <w:ins w:id="1313" w:author="Hạnh Nhi" w:date="2025-12-15T01:43:00Z">
        <w:r w:rsidRPr="00C4325B">
          <w:rPr>
            <w:b/>
            <w:bCs/>
            <w:lang w:val="en-US"/>
          </w:rPr>
          <w:t>Male = đầu cắm (plug)</w:t>
        </w:r>
      </w:ins>
    </w:p>
    <w:p w14:paraId="6210FFAE" w14:textId="77777777" w:rsidR="00C4325B" w:rsidRPr="00C4325B" w:rsidRDefault="00C4325B" w:rsidP="00C4325B">
      <w:pPr>
        <w:numPr>
          <w:ilvl w:val="0"/>
          <w:numId w:val="112"/>
        </w:numPr>
        <w:rPr>
          <w:ins w:id="1314" w:author="Hạnh Nhi" w:date="2025-12-15T01:43:00Z"/>
          <w:lang w:val="en-US"/>
        </w:rPr>
      </w:pPr>
      <w:ins w:id="1315" w:author="Hạnh Nhi" w:date="2025-12-15T01:43:00Z">
        <w:r w:rsidRPr="00C4325B">
          <w:rPr>
            <w:lang w:val="en-US"/>
          </w:rPr>
          <w:lastRenderedPageBreak/>
          <w:t xml:space="preserve">RJ-45 có </w:t>
        </w:r>
        <w:r w:rsidRPr="00C4325B">
          <w:rPr>
            <w:b/>
            <w:bCs/>
            <w:lang w:val="en-US"/>
          </w:rPr>
          <w:t>8 pin</w:t>
        </w:r>
      </w:ins>
    </w:p>
    <w:p w14:paraId="412D9299" w14:textId="77777777" w:rsidR="00C4325B" w:rsidRPr="00C4325B" w:rsidRDefault="00C4325B" w:rsidP="00C4325B">
      <w:pPr>
        <w:numPr>
          <w:ilvl w:val="0"/>
          <w:numId w:val="112"/>
        </w:numPr>
        <w:rPr>
          <w:ins w:id="1316" w:author="Hạnh Nhi" w:date="2025-12-15T01:43:00Z"/>
          <w:lang w:val="en-US"/>
        </w:rPr>
      </w:pPr>
      <w:ins w:id="1317" w:author="Hạnh Nhi" w:date="2025-12-15T01:43:00Z">
        <w:r w:rsidRPr="00C4325B">
          <w:rPr>
            <w:lang w:val="en-US"/>
          </w:rPr>
          <w:t xml:space="preserve">Dùng cho </w:t>
        </w:r>
        <w:r w:rsidRPr="00C4325B">
          <w:rPr>
            <w:b/>
            <w:bCs/>
            <w:lang w:val="en-US"/>
          </w:rPr>
          <w:t>Ethernet (LAN)</w:t>
        </w:r>
      </w:ins>
    </w:p>
    <w:p w14:paraId="0C5DD000" w14:textId="77777777" w:rsidR="00C4325B" w:rsidRPr="00C4325B" w:rsidRDefault="00C4325B" w:rsidP="00C4325B">
      <w:pPr>
        <w:rPr>
          <w:ins w:id="1318" w:author="Hạnh Nhi" w:date="2025-12-15T01:43:00Z"/>
          <w:lang w:val="en-US"/>
        </w:rPr>
      </w:pPr>
      <w:ins w:id="1319" w:author="Hạnh Nhi" w:date="2025-12-15T01:43:00Z">
        <w:r w:rsidRPr="00C4325B">
          <w:rPr>
            <w:rFonts w:ascii="Segoe UI Emoji" w:hAnsi="Segoe UI Emoji" w:cs="Segoe UI Emoji"/>
            <w:lang w:val="en-US"/>
          </w:rPr>
          <w:t>📌</w:t>
        </w:r>
        <w:r w:rsidRPr="00C4325B">
          <w:rPr>
            <w:lang w:val="en-US"/>
          </w:rPr>
          <w:t xml:space="preserve"> </w:t>
        </w:r>
        <w:r w:rsidRPr="00C4325B">
          <w:rPr>
            <w:b/>
            <w:bCs/>
            <w:lang w:val="en-US"/>
          </w:rPr>
          <w:t>Câu nhớ tủ:</w:t>
        </w:r>
      </w:ins>
    </w:p>
    <w:p w14:paraId="5045395A" w14:textId="7AEE1AD6" w:rsidR="00C4325B" w:rsidRPr="00C4325B" w:rsidRDefault="00C4325B" w:rsidP="00C4325B">
      <w:pPr>
        <w:rPr>
          <w:ins w:id="1320" w:author="Hạnh Nhi" w:date="2025-12-15T01:43:00Z" w16du:dateUtc="2025-12-14T18:43:00Z"/>
        </w:rPr>
      </w:pPr>
      <w:ins w:id="1321" w:author="Hạnh Nhi" w:date="2025-12-15T01:43:00Z">
        <w:r w:rsidRPr="00C4325B">
          <w:rPr>
            <w:i/>
            <w:iCs/>
            <w:lang w:val="en-US"/>
          </w:rPr>
          <w:t>RJ-45 male cắm vào RJ-45 female để kết nối mạng Ethernet.</w:t>
        </w:r>
      </w:ins>
    </w:p>
    <w:p w14:paraId="64BD5AFD" w14:textId="7F63DE36" w:rsidR="00C4325B" w:rsidRDefault="00C4325B" w:rsidP="00C4325B">
      <w:pPr>
        <w:pStyle w:val="Heading2"/>
        <w:numPr>
          <w:ilvl w:val="0"/>
          <w:numId w:val="92"/>
        </w:numPr>
        <w:rPr>
          <w:ins w:id="1322" w:author="Hạnh Nhi" w:date="2025-12-15T01:43:00Z" w16du:dateUtc="2025-12-14T18:43:00Z"/>
        </w:rPr>
      </w:pPr>
      <w:bookmarkStart w:id="1323" w:name="_Toc216676103"/>
      <w:ins w:id="1324" w:author="Hạnh Nhi" w:date="2025-12-15T01:43:00Z" w16du:dateUtc="2025-12-14T18:43:00Z">
        <w:r w:rsidRPr="00C4325B">
          <w:t>Coaxial cable</w:t>
        </w:r>
        <w:bookmarkEnd w:id="1323"/>
      </w:ins>
    </w:p>
    <w:p w14:paraId="6D11F189" w14:textId="46B163E0" w:rsidR="00C4325B" w:rsidRDefault="00C4325B" w:rsidP="00C4325B">
      <w:pPr>
        <w:jc w:val="center"/>
        <w:rPr>
          <w:ins w:id="1325" w:author="Hạnh Nhi" w:date="2025-12-15T01:47:00Z" w16du:dateUtc="2025-12-14T18:47:00Z"/>
        </w:rPr>
      </w:pPr>
      <w:ins w:id="1326" w:author="Hạnh Nhi" w:date="2025-12-15T01:43:00Z" w16du:dateUtc="2025-12-14T18:43:00Z">
        <w:r w:rsidRPr="00C4325B">
          <w:rPr>
            <w:noProof/>
          </w:rPr>
          <w:drawing>
            <wp:inline distT="0" distB="0" distL="0" distR="0" wp14:anchorId="1E516A29" wp14:editId="1BA0CCF1">
              <wp:extent cx="4845050" cy="2217887"/>
              <wp:effectExtent l="0" t="0" r="0" b="0"/>
              <wp:docPr id="2004795481" name="Picture 1" descr="A diagram of a cab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04795481" name="Picture 1" descr="A diagram of a cable&#10;&#10;AI-generated content may be incorrect."/>
                      <pic:cNvPicPr/>
                    </pic:nvPicPr>
                    <pic:blipFill>
                      <a:blip r:embed="rId7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0391" cy="22249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81E7E73" w14:textId="77777777" w:rsidR="00C4325B" w:rsidRPr="00297AE4" w:rsidRDefault="00C4325B" w:rsidP="00C4325B">
      <w:pPr>
        <w:numPr>
          <w:ilvl w:val="0"/>
          <w:numId w:val="112"/>
        </w:numPr>
        <w:spacing w:after="0" w:line="360" w:lineRule="auto"/>
        <w:rPr>
          <w:ins w:id="1327" w:author="Hạnh Nhi" w:date="2025-12-15T01:47:00Z" w16du:dateUtc="2025-12-14T18:47:00Z"/>
          <w:lang w:val="en-US"/>
        </w:rPr>
      </w:pPr>
      <w:ins w:id="1328" w:author="Hạnh Nhi" w:date="2025-12-15T01:47:00Z" w16du:dateUtc="2025-12-14T18:47:00Z">
        <w:r w:rsidRPr="00297AE4">
          <w:rPr>
            <w:lang w:val="en-US"/>
          </w:rPr>
          <w:t>Plastic cover → Vỏ nhựa</w:t>
        </w:r>
      </w:ins>
    </w:p>
    <w:p w14:paraId="44E5FC5C" w14:textId="77777777" w:rsidR="00C4325B" w:rsidRPr="00297AE4" w:rsidRDefault="00C4325B" w:rsidP="00C4325B">
      <w:pPr>
        <w:numPr>
          <w:ilvl w:val="0"/>
          <w:numId w:val="112"/>
        </w:numPr>
        <w:spacing w:after="0" w:line="360" w:lineRule="auto"/>
        <w:rPr>
          <w:ins w:id="1329" w:author="Hạnh Nhi" w:date="2025-12-15T01:47:00Z" w16du:dateUtc="2025-12-14T18:47:00Z"/>
          <w:lang w:val="en-US"/>
        </w:rPr>
      </w:pPr>
      <w:ins w:id="1330" w:author="Hạnh Nhi" w:date="2025-12-15T01:47:00Z" w16du:dateUtc="2025-12-14T18:47:00Z">
        <w:r w:rsidRPr="00297AE4">
          <w:rPr>
            <w:lang w:val="en-US"/>
          </w:rPr>
          <w:t>Outer conductor (shield) → Dây dẫn ngoài (lớp chắn)</w:t>
        </w:r>
      </w:ins>
    </w:p>
    <w:p w14:paraId="460F358E" w14:textId="77777777" w:rsidR="00C4325B" w:rsidRPr="00297AE4" w:rsidRDefault="00C4325B" w:rsidP="00C4325B">
      <w:pPr>
        <w:numPr>
          <w:ilvl w:val="0"/>
          <w:numId w:val="112"/>
        </w:numPr>
        <w:spacing w:after="0" w:line="360" w:lineRule="auto"/>
        <w:rPr>
          <w:ins w:id="1331" w:author="Hạnh Nhi" w:date="2025-12-15T01:47:00Z" w16du:dateUtc="2025-12-14T18:47:00Z"/>
          <w:lang w:val="en-US"/>
        </w:rPr>
      </w:pPr>
      <w:ins w:id="1332" w:author="Hạnh Nhi" w:date="2025-12-15T01:47:00Z" w16du:dateUtc="2025-12-14T18:47:00Z">
        <w:r w:rsidRPr="00297AE4">
          <w:rPr>
            <w:lang w:val="en-US"/>
          </w:rPr>
          <w:t>Insulator → Lớp cách điện</w:t>
        </w:r>
      </w:ins>
    </w:p>
    <w:p w14:paraId="50866426" w14:textId="77777777" w:rsidR="00C4325B" w:rsidRPr="00297AE4" w:rsidRDefault="00C4325B" w:rsidP="00C4325B">
      <w:pPr>
        <w:numPr>
          <w:ilvl w:val="0"/>
          <w:numId w:val="112"/>
        </w:numPr>
        <w:spacing w:after="0" w:line="360" w:lineRule="auto"/>
        <w:rPr>
          <w:ins w:id="1333" w:author="Hạnh Nhi" w:date="2025-12-15T01:47:00Z" w16du:dateUtc="2025-12-14T18:47:00Z"/>
          <w:lang w:val="en-US"/>
        </w:rPr>
      </w:pPr>
      <w:ins w:id="1334" w:author="Hạnh Nhi" w:date="2025-12-15T01:47:00Z" w16du:dateUtc="2025-12-14T18:47:00Z">
        <w:r w:rsidRPr="00297AE4">
          <w:rPr>
            <w:lang w:val="en-US"/>
          </w:rPr>
          <w:t>Inner conductor → Dây dẫn trong (lõi)</w:t>
        </w:r>
      </w:ins>
    </w:p>
    <w:p w14:paraId="4EBCDE4B" w14:textId="77777777" w:rsidR="00C4325B" w:rsidRDefault="00C4325B" w:rsidP="00C4325B">
      <w:pPr>
        <w:numPr>
          <w:ilvl w:val="0"/>
          <w:numId w:val="112"/>
        </w:numPr>
        <w:spacing w:after="0" w:line="360" w:lineRule="auto"/>
        <w:rPr>
          <w:ins w:id="1335" w:author="Hạnh Nhi" w:date="2025-12-15T01:47:00Z" w16du:dateUtc="2025-12-14T18:47:00Z"/>
          <w:lang w:val="en-US"/>
        </w:rPr>
      </w:pPr>
      <w:ins w:id="1336" w:author="Hạnh Nhi" w:date="2025-12-15T01:47:00Z" w16du:dateUtc="2025-12-14T18:47:00Z">
        <w:r w:rsidRPr="00297AE4">
          <w:rPr>
            <w:lang w:val="en-US"/>
          </w:rPr>
          <w:t>Coaxial = 1 lõi + lớp shield</w:t>
        </w:r>
      </w:ins>
    </w:p>
    <w:p w14:paraId="3EA8D0F1" w14:textId="77777777" w:rsidR="00C4325B" w:rsidRPr="00297AE4" w:rsidRDefault="00C4325B" w:rsidP="00C4325B">
      <w:pPr>
        <w:numPr>
          <w:ilvl w:val="0"/>
          <w:numId w:val="112"/>
        </w:numPr>
        <w:spacing w:after="0" w:line="360" w:lineRule="auto"/>
        <w:rPr>
          <w:ins w:id="1337" w:author="Hạnh Nhi" w:date="2025-12-15T01:47:00Z" w16du:dateUtc="2025-12-14T18:47:00Z"/>
          <w:lang w:val="en-US"/>
        </w:rPr>
      </w:pPr>
      <w:ins w:id="1338" w:author="Hạnh Nhi" w:date="2025-12-15T01:47:00Z" w16du:dateUtc="2025-12-14T18:47:00Z">
        <w:r w:rsidRPr="00297AE4">
          <w:rPr>
            <w:lang w:val="en-US"/>
          </w:rPr>
          <w:t>Chống nhiễu tốt hơn UTP</w:t>
        </w:r>
      </w:ins>
    </w:p>
    <w:p w14:paraId="6D648464" w14:textId="77777777" w:rsidR="00C4325B" w:rsidRPr="00297AE4" w:rsidRDefault="00C4325B" w:rsidP="00C4325B">
      <w:pPr>
        <w:numPr>
          <w:ilvl w:val="0"/>
          <w:numId w:val="112"/>
        </w:numPr>
        <w:spacing w:after="0" w:line="360" w:lineRule="auto"/>
        <w:rPr>
          <w:ins w:id="1339" w:author="Hạnh Nhi" w:date="2025-12-15T01:47:00Z" w16du:dateUtc="2025-12-14T18:47:00Z"/>
          <w:lang w:val="en-US"/>
        </w:rPr>
      </w:pPr>
      <w:ins w:id="1340" w:author="Hạnh Nhi" w:date="2025-12-15T01:47:00Z" w16du:dateUtc="2025-12-14T18:47:00Z">
        <w:r w:rsidRPr="00297AE4">
          <w:rPr>
            <w:lang w:val="en-US"/>
          </w:rPr>
          <w:t>Từng dùng cho TV cable, mạng Ethernet cũ</w:t>
        </w:r>
      </w:ins>
    </w:p>
    <w:p w14:paraId="4437DE2C" w14:textId="77777777" w:rsidR="00C4325B" w:rsidRDefault="00C4325B" w:rsidP="00C4325B">
      <w:pPr>
        <w:pStyle w:val="NormalWeb"/>
        <w:spacing w:before="0" w:beforeAutospacing="0" w:after="0" w:afterAutospacing="0"/>
        <w:rPr>
          <w:ins w:id="1341" w:author="Hạnh Nhi" w:date="2025-12-15T01:47:00Z" w16du:dateUtc="2025-12-14T18:47:00Z"/>
        </w:rPr>
      </w:pPr>
      <w:ins w:id="1342" w:author="Hạnh Nhi" w:date="2025-12-15T01:47:00Z" w16du:dateUtc="2025-12-14T18:47:00Z">
        <w:r>
          <w:rPr>
            <w:rFonts w:ascii="Segoe UI Emoji" w:hAnsi="Segoe UI Emoji" w:cs="Segoe UI Emoji"/>
          </w:rPr>
          <w:t>👉</w:t>
        </w:r>
        <w:r>
          <w:t xml:space="preserve"> </w:t>
        </w:r>
        <w:r>
          <w:rPr>
            <w:rStyle w:val="Strong"/>
          </w:rPr>
          <w:t>Câu nhớ tủ:</w:t>
        </w:r>
      </w:ins>
    </w:p>
    <w:p w14:paraId="67C21792" w14:textId="7F8B01F2" w:rsidR="00C4325B" w:rsidRPr="004D1947" w:rsidRDefault="00C4325B">
      <w:pPr>
        <w:pStyle w:val="NormalWeb"/>
        <w:spacing w:before="0" w:beforeAutospacing="0" w:after="0" w:afterAutospacing="0"/>
        <w:rPr>
          <w:ins w:id="1343" w:author="Hạnh Nhi" w:date="2025-12-15T01:44:00Z" w16du:dateUtc="2025-12-14T18:44:00Z"/>
        </w:rPr>
        <w:pPrChange w:id="1344" w:author="Hạnh Nhi" w:date="2025-12-15T01:47:00Z" w16du:dateUtc="2025-12-14T18:47:00Z">
          <w:pPr>
            <w:jc w:val="center"/>
          </w:pPr>
        </w:pPrChange>
      </w:pPr>
      <w:ins w:id="1345" w:author="Hạnh Nhi" w:date="2025-12-15T01:47:00Z" w16du:dateUtc="2025-12-14T18:47:00Z">
        <w:r>
          <w:rPr>
            <w:rStyle w:val="Emphasis"/>
            <w:rFonts w:eastAsiaTheme="majorEastAsia"/>
          </w:rPr>
          <w:t>Cáp đồng trục có lõi dẫn ở giữa và lớp shield bao quanh để chống nhiễu.</w:t>
        </w:r>
      </w:ins>
    </w:p>
    <w:p w14:paraId="491F3D83" w14:textId="77777777" w:rsidR="00C4325B" w:rsidRDefault="00C4325B" w:rsidP="00C4325B">
      <w:pPr>
        <w:pStyle w:val="Heading3"/>
        <w:numPr>
          <w:ilvl w:val="1"/>
          <w:numId w:val="106"/>
        </w:numPr>
        <w:rPr>
          <w:ins w:id="1346" w:author="Hạnh Nhi" w:date="2025-12-15T01:45:00Z" w16du:dateUtc="2025-12-14T18:45:00Z"/>
        </w:rPr>
      </w:pPr>
      <w:bookmarkStart w:id="1347" w:name="_Toc216676104"/>
      <w:ins w:id="1348" w:author="Hạnh Nhi" w:date="2025-12-15T01:44:00Z" w16du:dateUtc="2025-12-14T18:44:00Z">
        <w:r w:rsidRPr="00C4325B">
          <w:t>BNC connectors</w:t>
        </w:r>
      </w:ins>
      <w:bookmarkEnd w:id="1347"/>
    </w:p>
    <w:p w14:paraId="09ED080C" w14:textId="15A861B2" w:rsidR="00C4325B" w:rsidRDefault="00C4325B" w:rsidP="00C4325B">
      <w:pPr>
        <w:rPr>
          <w:ins w:id="1349" w:author="Hạnh Nhi" w:date="2025-12-15T01:48:00Z" w16du:dateUtc="2025-12-14T18:48:00Z"/>
        </w:rPr>
      </w:pPr>
      <w:ins w:id="1350" w:author="Hạnh Nhi" w:date="2025-12-15T01:47:00Z" w16du:dateUtc="2025-12-14T18:47:00Z">
        <w:r w:rsidRPr="00C4325B">
          <w:rPr>
            <w:noProof/>
          </w:rPr>
          <w:drawing>
            <wp:inline distT="0" distB="0" distL="0" distR="0" wp14:anchorId="77B8A108" wp14:editId="07EAC6A6">
              <wp:extent cx="5086350" cy="1408450"/>
              <wp:effectExtent l="0" t="0" r="0" b="1270"/>
              <wp:docPr id="1690194463" name="Picture 1" descr="A diagram of a pip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0194463" name="Picture 1" descr="A diagram of a pipe&#10;&#10;AI-generated content may be incorrect."/>
                      <pic:cNvPicPr/>
                    </pic:nvPicPr>
                    <pic:blipFill>
                      <a:blip r:embed="rId7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7036" cy="141417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50F57F9" w14:textId="0B186C0B" w:rsidR="00C4325B" w:rsidRPr="00C4325B" w:rsidRDefault="00C4325B">
      <w:pPr>
        <w:numPr>
          <w:ilvl w:val="0"/>
          <w:numId w:val="112"/>
        </w:numPr>
        <w:spacing w:after="0" w:line="360" w:lineRule="auto"/>
        <w:rPr>
          <w:ins w:id="1351" w:author="Hạnh Nhi" w:date="2025-12-15T01:48:00Z" w16du:dateUtc="2025-12-14T18:48:00Z"/>
          <w:lang w:val="en-US"/>
          <w:rPrChange w:id="1352" w:author="Hạnh Nhi" w:date="2025-12-15T01:48:00Z" w16du:dateUtc="2025-12-14T18:48:00Z">
            <w:rPr>
              <w:ins w:id="1353" w:author="Hạnh Nhi" w:date="2025-12-15T01:48:00Z" w16du:dateUtc="2025-12-14T18:48:00Z"/>
            </w:rPr>
          </w:rPrChange>
        </w:rPr>
        <w:pPrChange w:id="1354" w:author="Hạnh Nhi" w:date="2025-12-15T01:48:00Z" w16du:dateUtc="2025-12-14T18:48:00Z">
          <w:pPr/>
        </w:pPrChange>
      </w:pPr>
      <w:ins w:id="1355" w:author="Hạnh Nhi" w:date="2025-12-15T01:48:00Z">
        <w:r w:rsidRPr="00C4325B">
          <w:rPr>
            <w:lang w:val="en-US"/>
            <w:rPrChange w:id="1356" w:author="Hạnh Nhi" w:date="2025-12-15T01:48:00Z" w16du:dateUtc="2025-12-14T18:48:00Z">
              <w:rPr>
                <w:b/>
                <w:bCs/>
                <w:lang w:val="en-US"/>
              </w:rPr>
            </w:rPrChange>
          </w:rPr>
          <w:t>Cable</w:t>
        </w:r>
        <w:r w:rsidRPr="00C4325B">
          <w:rPr>
            <w:lang w:val="en-US"/>
          </w:rPr>
          <w:t xml:space="preserve"> → Cáp đồng trục</w:t>
        </w:r>
      </w:ins>
    </w:p>
    <w:p w14:paraId="381BABFF" w14:textId="25792F11" w:rsidR="00C4325B" w:rsidRPr="00C4325B" w:rsidRDefault="00C4325B">
      <w:pPr>
        <w:numPr>
          <w:ilvl w:val="0"/>
          <w:numId w:val="112"/>
        </w:numPr>
        <w:spacing w:after="0" w:line="360" w:lineRule="auto"/>
        <w:rPr>
          <w:ins w:id="1357" w:author="Hạnh Nhi" w:date="2025-12-15T01:48:00Z" w16du:dateUtc="2025-12-14T18:48:00Z"/>
          <w:lang w:val="en-US"/>
          <w:rPrChange w:id="1358" w:author="Hạnh Nhi" w:date="2025-12-15T01:48:00Z" w16du:dateUtc="2025-12-14T18:48:00Z">
            <w:rPr>
              <w:ins w:id="1359" w:author="Hạnh Nhi" w:date="2025-12-15T01:48:00Z" w16du:dateUtc="2025-12-14T18:48:00Z"/>
            </w:rPr>
          </w:rPrChange>
        </w:rPr>
        <w:pPrChange w:id="1360" w:author="Hạnh Nhi" w:date="2025-12-15T01:48:00Z" w16du:dateUtc="2025-12-14T18:48:00Z">
          <w:pPr/>
        </w:pPrChange>
      </w:pPr>
      <w:ins w:id="1361" w:author="Hạnh Nhi" w:date="2025-12-15T01:48:00Z">
        <w:r w:rsidRPr="00C4325B">
          <w:rPr>
            <w:lang w:val="en-US"/>
            <w:rPrChange w:id="1362" w:author="Hạnh Nhi" w:date="2025-12-15T01:48:00Z" w16du:dateUtc="2025-12-14T18:48:00Z">
              <w:rPr>
                <w:b/>
                <w:bCs/>
                <w:lang w:val="en-US"/>
              </w:rPr>
            </w:rPrChange>
          </w:rPr>
          <w:t>BNC connector</w:t>
        </w:r>
        <w:r w:rsidRPr="00C4325B">
          <w:rPr>
            <w:lang w:val="en-US"/>
          </w:rPr>
          <w:t xml:space="preserve"> → Đầu nối BNC</w:t>
        </w:r>
      </w:ins>
    </w:p>
    <w:p w14:paraId="4B296487" w14:textId="235612CB" w:rsidR="00C4325B" w:rsidRPr="00C4325B" w:rsidRDefault="00C4325B">
      <w:pPr>
        <w:numPr>
          <w:ilvl w:val="0"/>
          <w:numId w:val="112"/>
        </w:numPr>
        <w:spacing w:after="0" w:line="360" w:lineRule="auto"/>
        <w:rPr>
          <w:ins w:id="1363" w:author="Hạnh Nhi" w:date="2025-12-15T01:48:00Z" w16du:dateUtc="2025-12-14T18:48:00Z"/>
          <w:lang w:val="en-US"/>
          <w:rPrChange w:id="1364" w:author="Hạnh Nhi" w:date="2025-12-15T01:48:00Z" w16du:dateUtc="2025-12-14T18:48:00Z">
            <w:rPr>
              <w:ins w:id="1365" w:author="Hạnh Nhi" w:date="2025-12-15T01:48:00Z" w16du:dateUtc="2025-12-14T18:48:00Z"/>
            </w:rPr>
          </w:rPrChange>
        </w:rPr>
        <w:pPrChange w:id="1366" w:author="Hạnh Nhi" w:date="2025-12-15T01:48:00Z" w16du:dateUtc="2025-12-14T18:48:00Z">
          <w:pPr/>
        </w:pPrChange>
      </w:pPr>
      <w:ins w:id="1367" w:author="Hạnh Nhi" w:date="2025-12-15T01:48:00Z">
        <w:r w:rsidRPr="00C4325B">
          <w:rPr>
            <w:lang w:val="en-US"/>
            <w:rPrChange w:id="1368" w:author="Hạnh Nhi" w:date="2025-12-15T01:48:00Z" w16du:dateUtc="2025-12-14T18:48:00Z">
              <w:rPr>
                <w:b/>
                <w:bCs/>
                <w:lang w:val="en-US"/>
              </w:rPr>
            </w:rPrChange>
          </w:rPr>
          <w:t>BNC T</w:t>
        </w:r>
        <w:r w:rsidRPr="00C4325B">
          <w:rPr>
            <w:lang w:val="en-US"/>
          </w:rPr>
          <w:t xml:space="preserve"> → Đầu nối chữ T BNC</w:t>
        </w:r>
      </w:ins>
    </w:p>
    <w:p w14:paraId="332C87E9" w14:textId="1F639A76" w:rsidR="00C4325B" w:rsidRPr="00C4325B" w:rsidRDefault="00C4325B">
      <w:pPr>
        <w:numPr>
          <w:ilvl w:val="0"/>
          <w:numId w:val="112"/>
        </w:numPr>
        <w:spacing w:after="0" w:line="360" w:lineRule="auto"/>
        <w:rPr>
          <w:ins w:id="1369" w:author="Hạnh Nhi" w:date="2025-12-15T01:48:00Z" w16du:dateUtc="2025-12-14T18:48:00Z"/>
          <w:lang w:val="en-US"/>
          <w:rPrChange w:id="1370" w:author="Hạnh Nhi" w:date="2025-12-15T01:48:00Z" w16du:dateUtc="2025-12-14T18:48:00Z">
            <w:rPr>
              <w:ins w:id="1371" w:author="Hạnh Nhi" w:date="2025-12-15T01:48:00Z" w16du:dateUtc="2025-12-14T18:48:00Z"/>
            </w:rPr>
          </w:rPrChange>
        </w:rPr>
        <w:pPrChange w:id="1372" w:author="Hạnh Nhi" w:date="2025-12-15T01:48:00Z" w16du:dateUtc="2025-12-14T18:48:00Z">
          <w:pPr/>
        </w:pPrChange>
      </w:pPr>
      <w:ins w:id="1373" w:author="Hạnh Nhi" w:date="2025-12-15T01:48:00Z">
        <w:r w:rsidRPr="00C4325B">
          <w:rPr>
            <w:lang w:val="en-US"/>
            <w:rPrChange w:id="1374" w:author="Hạnh Nhi" w:date="2025-12-15T01:48:00Z" w16du:dateUtc="2025-12-14T18:48:00Z">
              <w:rPr>
                <w:b/>
                <w:bCs/>
                <w:lang w:val="en-US"/>
              </w:rPr>
            </w:rPrChange>
          </w:rPr>
          <w:t>50-W BNC terminator</w:t>
        </w:r>
        <w:r w:rsidRPr="00C4325B">
          <w:rPr>
            <w:lang w:val="en-US"/>
          </w:rPr>
          <w:t xml:space="preserve"> → Điện trở kết thúc BNC </w:t>
        </w:r>
        <w:r w:rsidRPr="00C4325B">
          <w:rPr>
            <w:lang w:val="en-US"/>
            <w:rPrChange w:id="1375" w:author="Hạnh Nhi" w:date="2025-12-15T01:48:00Z" w16du:dateUtc="2025-12-14T18:48:00Z">
              <w:rPr>
                <w:b/>
                <w:bCs/>
                <w:lang w:val="en-US"/>
              </w:rPr>
            </w:rPrChange>
          </w:rPr>
          <w:t>50 Ω</w:t>
        </w:r>
      </w:ins>
    </w:p>
    <w:p w14:paraId="4CFE0E6C" w14:textId="5A315F94" w:rsidR="00C4325B" w:rsidRPr="00C4325B" w:rsidRDefault="00C4325B" w:rsidP="00C4325B">
      <w:pPr>
        <w:numPr>
          <w:ilvl w:val="0"/>
          <w:numId w:val="112"/>
        </w:numPr>
        <w:spacing w:after="0" w:line="360" w:lineRule="auto"/>
        <w:rPr>
          <w:ins w:id="1376" w:author="Hạnh Nhi" w:date="2025-12-15T01:48:00Z" w16du:dateUtc="2025-12-14T18:48:00Z"/>
          <w:lang w:val="en-US"/>
          <w:rPrChange w:id="1377" w:author="Hạnh Nhi" w:date="2025-12-15T01:48:00Z" w16du:dateUtc="2025-12-14T18:48:00Z">
            <w:rPr>
              <w:ins w:id="1378" w:author="Hạnh Nhi" w:date="2025-12-15T01:48:00Z" w16du:dateUtc="2025-12-14T18:48:00Z"/>
            </w:rPr>
          </w:rPrChange>
        </w:rPr>
      </w:pPr>
      <w:ins w:id="1379" w:author="Hạnh Nhi" w:date="2025-12-15T01:48:00Z">
        <w:r w:rsidRPr="00C4325B">
          <w:rPr>
            <w:lang w:val="en-US"/>
            <w:rPrChange w:id="1380" w:author="Hạnh Nhi" w:date="2025-12-15T01:48:00Z" w16du:dateUtc="2025-12-14T18:48:00Z">
              <w:rPr>
                <w:b/>
                <w:bCs/>
                <w:lang w:val="en-US"/>
              </w:rPr>
            </w:rPrChange>
          </w:rPr>
          <w:t>Ground wire</w:t>
        </w:r>
        <w:r w:rsidRPr="00C4325B">
          <w:rPr>
            <w:lang w:val="en-US"/>
          </w:rPr>
          <w:t xml:space="preserve"> → Dây nối đất</w:t>
        </w:r>
      </w:ins>
    </w:p>
    <w:p w14:paraId="0D2B0D2C" w14:textId="77777777" w:rsidR="00C4325B" w:rsidRDefault="00C4325B">
      <w:pPr>
        <w:numPr>
          <w:ilvl w:val="0"/>
          <w:numId w:val="112"/>
        </w:numPr>
        <w:spacing w:after="0" w:line="360" w:lineRule="auto"/>
        <w:rPr>
          <w:ins w:id="1381" w:author="Hạnh Nhi" w:date="2025-12-15T01:48:00Z" w16du:dateUtc="2025-12-14T18:48:00Z"/>
        </w:rPr>
        <w:pPrChange w:id="1382" w:author="Hạnh Nhi" w:date="2025-12-15T01:48:00Z" w16du:dateUtc="2025-12-14T18:48:00Z">
          <w:pPr>
            <w:pStyle w:val="NormalWeb"/>
            <w:numPr>
              <w:numId w:val="112"/>
            </w:numPr>
            <w:tabs>
              <w:tab w:val="num" w:pos="720"/>
            </w:tabs>
            <w:ind w:left="720" w:hanging="360"/>
          </w:pPr>
        </w:pPrChange>
      </w:pPr>
      <w:ins w:id="1383" w:author="Hạnh Nhi" w:date="2025-12-15T01:48:00Z" w16du:dateUtc="2025-12-14T18:48:00Z">
        <w:r w:rsidRPr="00C4325B">
          <w:rPr>
            <w:lang w:val="en-US"/>
            <w:rPrChange w:id="1384" w:author="Hạnh Nhi" w:date="2025-12-15T01:48:00Z" w16du:dateUtc="2025-12-14T18:48:00Z">
              <w:rPr/>
            </w:rPrChange>
          </w:rPr>
          <w:lastRenderedPageBreak/>
          <w:t xml:space="preserve">BNC dùng cho </w:t>
        </w:r>
        <w:r w:rsidRPr="00C4325B">
          <w:rPr>
            <w:rPrChange w:id="1385" w:author="Hạnh Nhi" w:date="2025-12-15T01:48:00Z" w16du:dateUtc="2025-12-14T18:48:00Z">
              <w:rPr>
                <w:rStyle w:val="Strong"/>
              </w:rPr>
            </w:rPrChange>
          </w:rPr>
          <w:t>cáp đồng trục</w:t>
        </w:r>
      </w:ins>
    </w:p>
    <w:p w14:paraId="47A50788" w14:textId="77777777" w:rsidR="00C4325B" w:rsidRPr="004D1947" w:rsidRDefault="00C4325B">
      <w:pPr>
        <w:numPr>
          <w:ilvl w:val="0"/>
          <w:numId w:val="112"/>
        </w:numPr>
        <w:spacing w:after="0" w:line="360" w:lineRule="auto"/>
        <w:rPr>
          <w:ins w:id="1386" w:author="Hạnh Nhi" w:date="2025-12-15T01:48:00Z" w16du:dateUtc="2025-12-14T18:48:00Z"/>
        </w:rPr>
        <w:pPrChange w:id="1387" w:author="Hạnh Nhi" w:date="2025-12-15T01:48:00Z" w16du:dateUtc="2025-12-14T18:48:00Z">
          <w:pPr>
            <w:pStyle w:val="NormalWeb"/>
            <w:numPr>
              <w:numId w:val="112"/>
            </w:numPr>
            <w:tabs>
              <w:tab w:val="num" w:pos="720"/>
            </w:tabs>
            <w:ind w:left="720" w:hanging="360"/>
          </w:pPr>
        </w:pPrChange>
      </w:pPr>
      <w:ins w:id="1388" w:author="Hạnh Nhi" w:date="2025-12-15T01:48:00Z" w16du:dateUtc="2025-12-14T18:48:00Z">
        <w:r w:rsidRPr="00C4325B">
          <w:rPr>
            <w:rPrChange w:id="1389" w:author="Hạnh Nhi" w:date="2025-12-15T01:48:00Z" w16du:dateUtc="2025-12-14T18:48:00Z">
              <w:rPr>
                <w:rStyle w:val="Strong"/>
              </w:rPr>
            </w:rPrChange>
          </w:rPr>
          <w:t>Luôn cần terminator 50Ω ở hai đầu</w:t>
        </w:r>
      </w:ins>
    </w:p>
    <w:p w14:paraId="211ECF3D" w14:textId="77777777" w:rsidR="00C4325B" w:rsidRPr="004D1947" w:rsidRDefault="00C4325B">
      <w:pPr>
        <w:numPr>
          <w:ilvl w:val="0"/>
          <w:numId w:val="112"/>
        </w:numPr>
        <w:spacing w:after="0" w:line="360" w:lineRule="auto"/>
        <w:rPr>
          <w:ins w:id="1390" w:author="Hạnh Nhi" w:date="2025-12-15T01:48:00Z" w16du:dateUtc="2025-12-14T18:48:00Z"/>
        </w:rPr>
        <w:pPrChange w:id="1391" w:author="Hạnh Nhi" w:date="2025-12-15T01:48:00Z" w16du:dateUtc="2025-12-14T18:48:00Z">
          <w:pPr>
            <w:pStyle w:val="NormalWeb"/>
            <w:numPr>
              <w:numId w:val="112"/>
            </w:numPr>
            <w:tabs>
              <w:tab w:val="num" w:pos="720"/>
            </w:tabs>
            <w:ind w:left="720" w:hanging="360"/>
          </w:pPr>
        </w:pPrChange>
      </w:pPr>
      <w:ins w:id="1392" w:author="Hạnh Nhi" w:date="2025-12-15T01:48:00Z" w16du:dateUtc="2025-12-14T18:48:00Z">
        <w:r w:rsidRPr="00C4325B">
          <w:rPr>
            <w:lang w:val="en-US"/>
            <w:rPrChange w:id="1393" w:author="Hạnh Nhi" w:date="2025-12-15T01:48:00Z" w16du:dateUtc="2025-12-14T18:48:00Z">
              <w:rPr/>
            </w:rPrChange>
          </w:rPr>
          <w:t xml:space="preserve">Thiếu terminator → </w:t>
        </w:r>
        <w:r w:rsidRPr="00C4325B">
          <w:rPr>
            <w:rPrChange w:id="1394" w:author="Hạnh Nhi" w:date="2025-12-15T01:48:00Z" w16du:dateUtc="2025-12-14T18:48:00Z">
              <w:rPr>
                <w:rStyle w:val="Strong"/>
              </w:rPr>
            </w:rPrChange>
          </w:rPr>
          <w:t>lỗi mạng</w:t>
        </w:r>
      </w:ins>
    </w:p>
    <w:p w14:paraId="3DB4734A" w14:textId="44189E39" w:rsidR="00C4325B" w:rsidRPr="00C4325B" w:rsidRDefault="00C4325B">
      <w:pPr>
        <w:pStyle w:val="NormalWeb"/>
        <w:spacing w:before="0" w:beforeAutospacing="0"/>
        <w:rPr>
          <w:ins w:id="1395" w:author="Hạnh Nhi" w:date="2025-12-15T01:47:00Z" w16du:dateUtc="2025-12-14T18:47:00Z"/>
        </w:rPr>
        <w:pPrChange w:id="1396" w:author="Hạnh Nhi" w:date="2025-12-15T01:48:00Z" w16du:dateUtc="2025-12-14T18:48:00Z">
          <w:pPr/>
        </w:pPrChange>
      </w:pPr>
      <w:ins w:id="1397" w:author="Hạnh Nhi" w:date="2025-12-15T01:48:00Z" w16du:dateUtc="2025-12-14T18:48:00Z">
        <w:r>
          <w:rPr>
            <w:rFonts w:ascii="Segoe UI Emoji" w:hAnsi="Segoe UI Emoji" w:cs="Segoe UI Emoji"/>
          </w:rPr>
          <w:t>👉</w:t>
        </w:r>
        <w:r>
          <w:t xml:space="preserve"> </w:t>
        </w:r>
        <w:r>
          <w:rPr>
            <w:rStyle w:val="Strong"/>
          </w:rPr>
          <w:t>Câu nhớ tủ:</w:t>
        </w:r>
        <w:r>
          <w:rPr>
            <w:lang w:val="vi-VN"/>
          </w:rPr>
          <w:t xml:space="preserve"> </w:t>
        </w:r>
        <w:r>
          <w:rPr>
            <w:rStyle w:val="Emphasis"/>
            <w:rFonts w:eastAsiaTheme="majorEastAsia"/>
          </w:rPr>
          <w:t>Mạng dùng BNC phải có terminator ở hai đầu để tránh phản xạ tín hiệu.</w:t>
        </w:r>
      </w:ins>
    </w:p>
    <w:p w14:paraId="141DA62A" w14:textId="72B01260" w:rsidR="00C4325B" w:rsidRDefault="00C4325B" w:rsidP="00C4325B">
      <w:pPr>
        <w:pStyle w:val="Heading2"/>
        <w:numPr>
          <w:ilvl w:val="0"/>
          <w:numId w:val="92"/>
        </w:numPr>
        <w:rPr>
          <w:ins w:id="1398" w:author="Hạnh Nhi" w:date="2025-12-15T01:47:00Z" w16du:dateUtc="2025-12-14T18:47:00Z"/>
        </w:rPr>
      </w:pPr>
      <w:bookmarkStart w:id="1399" w:name="_Toc216676105"/>
      <w:ins w:id="1400" w:author="Hạnh Nhi" w:date="2025-12-15T01:47:00Z" w16du:dateUtc="2025-12-14T18:47:00Z">
        <w:r w:rsidRPr="00C4325B">
          <w:t>Twisted-pair cable vs. coaxial cable</w:t>
        </w:r>
        <w:bookmarkEnd w:id="1399"/>
      </w:ins>
    </w:p>
    <w:p w14:paraId="15643D40" w14:textId="688BBBF2" w:rsidR="00C4325B" w:rsidRDefault="00C4325B" w:rsidP="00C4325B">
      <w:pPr>
        <w:rPr>
          <w:ins w:id="1401" w:author="Hạnh Nhi" w:date="2025-12-15T01:49:00Z" w16du:dateUtc="2025-12-14T18:49:00Z"/>
        </w:rPr>
      </w:pPr>
      <w:ins w:id="1402" w:author="Hạnh Nhi" w:date="2025-12-15T01:49:00Z" w16du:dateUtc="2025-12-14T18:49:00Z">
        <w:r>
          <w:t>Bandwidth: coaxial &gt; twisted-pair</w:t>
        </w:r>
      </w:ins>
    </w:p>
    <w:p w14:paraId="418E723A" w14:textId="77777777" w:rsidR="00C4325B" w:rsidRDefault="00C4325B" w:rsidP="00C4325B">
      <w:pPr>
        <w:rPr>
          <w:ins w:id="1403" w:author="Hạnh Nhi" w:date="2025-12-15T01:49:00Z" w16du:dateUtc="2025-12-14T18:49:00Z"/>
        </w:rPr>
      </w:pPr>
      <w:ins w:id="1404" w:author="Hạnh Nhi" w:date="2025-12-15T01:49:00Z" w16du:dateUtc="2025-12-14T18:49:00Z">
        <w:r>
          <w:t>Transmission distance: twisted-pair &gt; coaxial</w:t>
        </w:r>
      </w:ins>
    </w:p>
    <w:p w14:paraId="38547371" w14:textId="10C0FAD5" w:rsidR="00C4325B" w:rsidRDefault="00C4325B" w:rsidP="00C4325B">
      <w:pPr>
        <w:rPr>
          <w:ins w:id="1405" w:author="Hạnh Nhi" w:date="2025-12-15T01:50:00Z" w16du:dateUtc="2025-12-14T18:50:00Z"/>
        </w:rPr>
      </w:pPr>
      <w:ins w:id="1406" w:author="Hạnh Nhi" w:date="2025-12-15T01:49:00Z" w16du:dateUtc="2025-12-14T18:49:00Z">
        <w:r>
          <w:t>Thus cable needs frequent use of repeaters.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407" w:author="Hạnh Nhi" w:date="2025-12-15T01:50:00Z" w16du:dateUtc="2025-12-14T18:50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045"/>
        <w:gridCol w:w="1969"/>
        <w:gridCol w:w="3044"/>
        <w:tblGridChange w:id="1408">
          <w:tblGrid>
            <w:gridCol w:w="5"/>
            <w:gridCol w:w="4045"/>
            <w:gridCol w:w="63"/>
            <w:gridCol w:w="1885"/>
            <w:gridCol w:w="21"/>
            <w:gridCol w:w="3044"/>
            <w:gridCol w:w="5"/>
          </w:tblGrid>
        </w:tblGridChange>
      </w:tblGrid>
      <w:tr w:rsidR="00C4325B" w:rsidRPr="00C4325B" w14:paraId="4CCB2CB6" w14:textId="77777777" w:rsidTr="00C4325B">
        <w:trPr>
          <w:ins w:id="1409" w:author="Hạnh Nhi" w:date="2025-12-15T01:50:00Z"/>
          <w:trPrChange w:id="1410" w:author="Hạnh Nhi" w:date="2025-12-15T01:50:00Z" w16du:dateUtc="2025-12-14T18:50:00Z">
            <w:trPr>
              <w:tblHeader/>
              <w:tblCellSpacing w:w="15" w:type="dxa"/>
            </w:trPr>
          </w:trPrChange>
        </w:trPr>
        <w:tc>
          <w:tcPr>
            <w:tcW w:w="0" w:type="auto"/>
            <w:hideMark/>
            <w:tcPrChange w:id="1411" w:author="Hạnh Nhi" w:date="2025-12-15T01:50:00Z" w16du:dateUtc="2025-12-14T18:50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3A8CC37E" w14:textId="77777777" w:rsidR="00C4325B" w:rsidRPr="00C4325B" w:rsidRDefault="00C4325B" w:rsidP="00C4325B">
            <w:pPr>
              <w:spacing w:after="160" w:line="278" w:lineRule="auto"/>
              <w:rPr>
                <w:ins w:id="1412" w:author="Hạnh Nhi" w:date="2025-12-15T01:50:00Z"/>
                <w:b/>
                <w:bCs/>
                <w:lang w:val="en-US"/>
              </w:rPr>
            </w:pPr>
            <w:ins w:id="1413" w:author="Hạnh Nhi" w:date="2025-12-15T01:50:00Z">
              <w:r w:rsidRPr="00C4325B">
                <w:rPr>
                  <w:b/>
                  <w:bCs/>
                  <w:lang w:val="en-US"/>
                </w:rPr>
                <w:t>Tiêu chí</w:t>
              </w:r>
            </w:ins>
          </w:p>
        </w:tc>
        <w:tc>
          <w:tcPr>
            <w:tcW w:w="0" w:type="auto"/>
            <w:hideMark/>
            <w:tcPrChange w:id="1414" w:author="Hạnh Nhi" w:date="2025-12-15T01:50:00Z" w16du:dateUtc="2025-12-14T18:50:00Z">
              <w:tcPr>
                <w:tcW w:w="0" w:type="auto"/>
                <w:vAlign w:val="center"/>
                <w:hideMark/>
              </w:tcPr>
            </w:tcPrChange>
          </w:tcPr>
          <w:p w14:paraId="45349C81" w14:textId="77777777" w:rsidR="00C4325B" w:rsidRPr="00C4325B" w:rsidRDefault="00C4325B" w:rsidP="00C4325B">
            <w:pPr>
              <w:spacing w:after="160" w:line="278" w:lineRule="auto"/>
              <w:rPr>
                <w:ins w:id="1415" w:author="Hạnh Nhi" w:date="2025-12-15T01:50:00Z"/>
                <w:b/>
                <w:bCs/>
                <w:lang w:val="en-US"/>
              </w:rPr>
            </w:pPr>
            <w:ins w:id="1416" w:author="Hạnh Nhi" w:date="2025-12-15T01:50:00Z">
              <w:r w:rsidRPr="00C4325B">
                <w:rPr>
                  <w:b/>
                  <w:bCs/>
                  <w:lang w:val="en-US"/>
                </w:rPr>
                <w:t>Twisted-pair cable</w:t>
              </w:r>
            </w:ins>
          </w:p>
        </w:tc>
        <w:tc>
          <w:tcPr>
            <w:tcW w:w="0" w:type="auto"/>
            <w:hideMark/>
            <w:tcPrChange w:id="1417" w:author="Hạnh Nhi" w:date="2025-12-15T01:50:00Z" w16du:dateUtc="2025-12-14T18:50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0E64D1A4" w14:textId="77777777" w:rsidR="00C4325B" w:rsidRPr="00C4325B" w:rsidRDefault="00C4325B" w:rsidP="00C4325B">
            <w:pPr>
              <w:spacing w:after="160" w:line="278" w:lineRule="auto"/>
              <w:rPr>
                <w:ins w:id="1418" w:author="Hạnh Nhi" w:date="2025-12-15T01:50:00Z"/>
                <w:b/>
                <w:bCs/>
                <w:lang w:val="en-US"/>
              </w:rPr>
            </w:pPr>
            <w:ins w:id="1419" w:author="Hạnh Nhi" w:date="2025-12-15T01:50:00Z">
              <w:r w:rsidRPr="00C4325B">
                <w:rPr>
                  <w:b/>
                  <w:bCs/>
                  <w:lang w:val="en-US"/>
                </w:rPr>
                <w:t>Coaxial cable</w:t>
              </w:r>
            </w:ins>
          </w:p>
        </w:tc>
      </w:tr>
      <w:tr w:rsidR="00C4325B" w:rsidRPr="00C4325B" w14:paraId="6358FDF7" w14:textId="77777777" w:rsidTr="00C4325B">
        <w:trPr>
          <w:ins w:id="1420" w:author="Hạnh Nhi" w:date="2025-12-15T01:50:00Z"/>
          <w:trPrChange w:id="1421" w:author="Hạnh Nhi" w:date="2025-12-15T01:50:00Z" w16du:dateUtc="2025-12-14T18:50:00Z">
            <w:trPr>
              <w:tblCellSpacing w:w="15" w:type="dxa"/>
            </w:trPr>
          </w:trPrChange>
        </w:trPr>
        <w:tc>
          <w:tcPr>
            <w:tcW w:w="0" w:type="auto"/>
            <w:hideMark/>
            <w:tcPrChange w:id="1422" w:author="Hạnh Nhi" w:date="2025-12-15T01:50:00Z" w16du:dateUtc="2025-12-14T18:50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297F1B6F" w14:textId="77777777" w:rsidR="00C4325B" w:rsidRPr="00C4325B" w:rsidRDefault="00C4325B" w:rsidP="00C4325B">
            <w:pPr>
              <w:spacing w:after="160" w:line="278" w:lineRule="auto"/>
              <w:rPr>
                <w:ins w:id="1423" w:author="Hạnh Nhi" w:date="2025-12-15T01:50:00Z"/>
                <w:lang w:val="en-US"/>
              </w:rPr>
            </w:pPr>
            <w:ins w:id="1424" w:author="Hạnh Nhi" w:date="2025-12-15T01:50:00Z">
              <w:r w:rsidRPr="00C4325B">
                <w:rPr>
                  <w:lang w:val="en-US"/>
                </w:rPr>
                <w:t>Bandwidth (băng thông)</w:t>
              </w:r>
            </w:ins>
          </w:p>
        </w:tc>
        <w:tc>
          <w:tcPr>
            <w:tcW w:w="0" w:type="auto"/>
            <w:hideMark/>
            <w:tcPrChange w:id="1425" w:author="Hạnh Nhi" w:date="2025-12-15T01:50:00Z" w16du:dateUtc="2025-12-14T18:50:00Z">
              <w:tcPr>
                <w:tcW w:w="0" w:type="auto"/>
                <w:vAlign w:val="center"/>
                <w:hideMark/>
              </w:tcPr>
            </w:tcPrChange>
          </w:tcPr>
          <w:p w14:paraId="0C4C3896" w14:textId="77777777" w:rsidR="00C4325B" w:rsidRPr="00C4325B" w:rsidRDefault="00C4325B" w:rsidP="00C4325B">
            <w:pPr>
              <w:spacing w:after="160" w:line="278" w:lineRule="auto"/>
              <w:rPr>
                <w:ins w:id="1426" w:author="Hạnh Nhi" w:date="2025-12-15T01:50:00Z"/>
                <w:lang w:val="en-US"/>
              </w:rPr>
            </w:pPr>
            <w:ins w:id="1427" w:author="Hạnh Nhi" w:date="2025-12-15T01:50:00Z">
              <w:r w:rsidRPr="00C4325B">
                <w:rPr>
                  <w:lang w:val="en-US"/>
                </w:rPr>
                <w:t>Thấp hơn</w:t>
              </w:r>
            </w:ins>
          </w:p>
        </w:tc>
        <w:tc>
          <w:tcPr>
            <w:tcW w:w="0" w:type="auto"/>
            <w:hideMark/>
            <w:tcPrChange w:id="1428" w:author="Hạnh Nhi" w:date="2025-12-15T01:50:00Z" w16du:dateUtc="2025-12-14T18:50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63237C00" w14:textId="77777777" w:rsidR="00C4325B" w:rsidRPr="00C4325B" w:rsidRDefault="00C4325B" w:rsidP="00C4325B">
            <w:pPr>
              <w:spacing w:after="160" w:line="278" w:lineRule="auto"/>
              <w:rPr>
                <w:ins w:id="1429" w:author="Hạnh Nhi" w:date="2025-12-15T01:50:00Z"/>
                <w:lang w:val="en-US"/>
              </w:rPr>
            </w:pPr>
            <w:ins w:id="1430" w:author="Hạnh Nhi" w:date="2025-12-15T01:50:00Z">
              <w:r w:rsidRPr="00C4325B">
                <w:rPr>
                  <w:lang w:val="en-US"/>
                </w:rPr>
                <w:t>Cao hơn</w:t>
              </w:r>
            </w:ins>
          </w:p>
        </w:tc>
      </w:tr>
      <w:tr w:rsidR="00C4325B" w:rsidRPr="00C4325B" w14:paraId="2510590B" w14:textId="77777777" w:rsidTr="00C4325B">
        <w:trPr>
          <w:ins w:id="1431" w:author="Hạnh Nhi" w:date="2025-12-15T01:50:00Z"/>
          <w:trPrChange w:id="1432" w:author="Hạnh Nhi" w:date="2025-12-15T01:50:00Z" w16du:dateUtc="2025-12-14T18:50:00Z">
            <w:trPr>
              <w:tblCellSpacing w:w="15" w:type="dxa"/>
            </w:trPr>
          </w:trPrChange>
        </w:trPr>
        <w:tc>
          <w:tcPr>
            <w:tcW w:w="0" w:type="auto"/>
            <w:hideMark/>
            <w:tcPrChange w:id="1433" w:author="Hạnh Nhi" w:date="2025-12-15T01:50:00Z" w16du:dateUtc="2025-12-14T18:50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6813D122" w14:textId="77777777" w:rsidR="00C4325B" w:rsidRPr="00C4325B" w:rsidRDefault="00C4325B" w:rsidP="00C4325B">
            <w:pPr>
              <w:spacing w:after="160" w:line="278" w:lineRule="auto"/>
              <w:rPr>
                <w:ins w:id="1434" w:author="Hạnh Nhi" w:date="2025-12-15T01:50:00Z"/>
                <w:lang w:val="en-US"/>
              </w:rPr>
            </w:pPr>
            <w:ins w:id="1435" w:author="Hạnh Nhi" w:date="2025-12-15T01:50:00Z">
              <w:r w:rsidRPr="00C4325B">
                <w:rPr>
                  <w:lang w:val="en-US"/>
                </w:rPr>
                <w:t>Transmission distance (khoảng cách truyền)</w:t>
              </w:r>
            </w:ins>
          </w:p>
        </w:tc>
        <w:tc>
          <w:tcPr>
            <w:tcW w:w="0" w:type="auto"/>
            <w:hideMark/>
            <w:tcPrChange w:id="1436" w:author="Hạnh Nhi" w:date="2025-12-15T01:50:00Z" w16du:dateUtc="2025-12-14T18:50:00Z">
              <w:tcPr>
                <w:tcW w:w="0" w:type="auto"/>
                <w:vAlign w:val="center"/>
                <w:hideMark/>
              </w:tcPr>
            </w:tcPrChange>
          </w:tcPr>
          <w:p w14:paraId="5B4AEE7A" w14:textId="77777777" w:rsidR="00C4325B" w:rsidRPr="00C4325B" w:rsidRDefault="00C4325B" w:rsidP="00C4325B">
            <w:pPr>
              <w:spacing w:after="160" w:line="278" w:lineRule="auto"/>
              <w:rPr>
                <w:ins w:id="1437" w:author="Hạnh Nhi" w:date="2025-12-15T01:50:00Z"/>
                <w:lang w:val="en-US"/>
              </w:rPr>
            </w:pPr>
            <w:ins w:id="1438" w:author="Hạnh Nhi" w:date="2025-12-15T01:50:00Z">
              <w:r w:rsidRPr="00C4325B">
                <w:rPr>
                  <w:lang w:val="en-US"/>
                </w:rPr>
                <w:t>Dài hơn</w:t>
              </w:r>
            </w:ins>
          </w:p>
        </w:tc>
        <w:tc>
          <w:tcPr>
            <w:tcW w:w="0" w:type="auto"/>
            <w:hideMark/>
            <w:tcPrChange w:id="1439" w:author="Hạnh Nhi" w:date="2025-12-15T01:50:00Z" w16du:dateUtc="2025-12-14T18:50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64AB9217" w14:textId="77777777" w:rsidR="00C4325B" w:rsidRPr="00C4325B" w:rsidRDefault="00C4325B" w:rsidP="00C4325B">
            <w:pPr>
              <w:spacing w:after="160" w:line="278" w:lineRule="auto"/>
              <w:rPr>
                <w:ins w:id="1440" w:author="Hạnh Nhi" w:date="2025-12-15T01:50:00Z"/>
                <w:lang w:val="en-US"/>
              </w:rPr>
            </w:pPr>
            <w:ins w:id="1441" w:author="Hạnh Nhi" w:date="2025-12-15T01:50:00Z">
              <w:r w:rsidRPr="00C4325B">
                <w:rPr>
                  <w:lang w:val="en-US"/>
                </w:rPr>
                <w:t>Ngắn hơn</w:t>
              </w:r>
            </w:ins>
          </w:p>
        </w:tc>
      </w:tr>
      <w:tr w:rsidR="00C4325B" w:rsidRPr="00C4325B" w14:paraId="007BA36A" w14:textId="77777777" w:rsidTr="00C4325B">
        <w:trPr>
          <w:ins w:id="1442" w:author="Hạnh Nhi" w:date="2025-12-15T01:50:00Z"/>
          <w:trPrChange w:id="1443" w:author="Hạnh Nhi" w:date="2025-12-15T01:50:00Z" w16du:dateUtc="2025-12-14T18:50:00Z">
            <w:trPr>
              <w:tblCellSpacing w:w="15" w:type="dxa"/>
            </w:trPr>
          </w:trPrChange>
        </w:trPr>
        <w:tc>
          <w:tcPr>
            <w:tcW w:w="0" w:type="auto"/>
            <w:hideMark/>
            <w:tcPrChange w:id="1444" w:author="Hạnh Nhi" w:date="2025-12-15T01:50:00Z" w16du:dateUtc="2025-12-14T18:50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7F34C8EB" w14:textId="77777777" w:rsidR="00C4325B" w:rsidRPr="00C4325B" w:rsidRDefault="00C4325B" w:rsidP="00C4325B">
            <w:pPr>
              <w:spacing w:after="160" w:line="278" w:lineRule="auto"/>
              <w:rPr>
                <w:ins w:id="1445" w:author="Hạnh Nhi" w:date="2025-12-15T01:50:00Z"/>
                <w:lang w:val="en-US"/>
              </w:rPr>
            </w:pPr>
            <w:ins w:id="1446" w:author="Hạnh Nhi" w:date="2025-12-15T01:50:00Z">
              <w:r w:rsidRPr="00C4325B">
                <w:rPr>
                  <w:lang w:val="en-US"/>
                </w:rPr>
                <w:t>Repeater</w:t>
              </w:r>
            </w:ins>
          </w:p>
        </w:tc>
        <w:tc>
          <w:tcPr>
            <w:tcW w:w="0" w:type="auto"/>
            <w:hideMark/>
            <w:tcPrChange w:id="1447" w:author="Hạnh Nhi" w:date="2025-12-15T01:50:00Z" w16du:dateUtc="2025-12-14T18:50:00Z">
              <w:tcPr>
                <w:tcW w:w="0" w:type="auto"/>
                <w:vAlign w:val="center"/>
                <w:hideMark/>
              </w:tcPr>
            </w:tcPrChange>
          </w:tcPr>
          <w:p w14:paraId="270CDBFB" w14:textId="77777777" w:rsidR="00C4325B" w:rsidRPr="00C4325B" w:rsidRDefault="00C4325B" w:rsidP="00C4325B">
            <w:pPr>
              <w:spacing w:after="160" w:line="278" w:lineRule="auto"/>
              <w:rPr>
                <w:ins w:id="1448" w:author="Hạnh Nhi" w:date="2025-12-15T01:50:00Z"/>
                <w:lang w:val="en-US"/>
              </w:rPr>
            </w:pPr>
            <w:ins w:id="1449" w:author="Hạnh Nhi" w:date="2025-12-15T01:50:00Z">
              <w:r w:rsidRPr="00C4325B">
                <w:rPr>
                  <w:lang w:val="en-US"/>
                </w:rPr>
                <w:t>Ít cần hơn</w:t>
              </w:r>
            </w:ins>
          </w:p>
        </w:tc>
        <w:tc>
          <w:tcPr>
            <w:tcW w:w="0" w:type="auto"/>
            <w:hideMark/>
            <w:tcPrChange w:id="1450" w:author="Hạnh Nhi" w:date="2025-12-15T01:50:00Z" w16du:dateUtc="2025-12-14T18:50:00Z">
              <w:tcPr>
                <w:tcW w:w="0" w:type="auto"/>
                <w:gridSpan w:val="3"/>
                <w:vAlign w:val="center"/>
                <w:hideMark/>
              </w:tcPr>
            </w:tcPrChange>
          </w:tcPr>
          <w:p w14:paraId="335FE25C" w14:textId="77777777" w:rsidR="00C4325B" w:rsidRPr="00C4325B" w:rsidRDefault="00C4325B" w:rsidP="00C4325B">
            <w:pPr>
              <w:spacing w:after="160" w:line="278" w:lineRule="auto"/>
              <w:rPr>
                <w:ins w:id="1451" w:author="Hạnh Nhi" w:date="2025-12-15T01:50:00Z"/>
                <w:lang w:val="en-US"/>
              </w:rPr>
            </w:pPr>
            <w:ins w:id="1452" w:author="Hạnh Nhi" w:date="2025-12-15T01:50:00Z">
              <w:r w:rsidRPr="00C4325B">
                <w:rPr>
                  <w:lang w:val="en-US"/>
                </w:rPr>
                <w:t>Cần dùng repeater thường xuyên</w:t>
              </w:r>
            </w:ins>
          </w:p>
        </w:tc>
      </w:tr>
    </w:tbl>
    <w:p w14:paraId="5CDB3A43" w14:textId="65206681" w:rsidR="00C4325B" w:rsidRPr="00C4325B" w:rsidRDefault="00C4325B">
      <w:pPr>
        <w:spacing w:after="0" w:line="360" w:lineRule="auto"/>
        <w:rPr>
          <w:ins w:id="1453" w:author="Hạnh Nhi" w:date="2025-12-15T01:50:00Z"/>
          <w:lang w:val="en-US"/>
        </w:rPr>
        <w:pPrChange w:id="1454" w:author="Hạnh Nhi" w:date="2025-12-15T01:50:00Z" w16du:dateUtc="2025-12-14T18:50:00Z">
          <w:pPr/>
        </w:pPrChange>
      </w:pPr>
      <w:ins w:id="1455" w:author="Hạnh Nhi" w:date="2025-12-15T01:50:00Z">
        <w:r w:rsidRPr="00C4325B">
          <w:rPr>
            <w:lang w:val="en-US"/>
            <w:rPrChange w:id="1456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Bandwidth:</w:t>
        </w:r>
        <w:r w:rsidRPr="00C4325B">
          <w:rPr>
            <w:lang w:val="en-US"/>
          </w:rPr>
          <w:t xml:space="preserve"> băng thông của </w:t>
        </w:r>
        <w:r w:rsidRPr="00C4325B">
          <w:rPr>
            <w:lang w:val="en-US"/>
            <w:rPrChange w:id="1457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cáp đồng trục lớn hơn cáp xoắn đôi</w:t>
        </w:r>
      </w:ins>
    </w:p>
    <w:p w14:paraId="61570FA7" w14:textId="5C0026DD" w:rsidR="00C4325B" w:rsidRPr="00C4325B" w:rsidRDefault="00C4325B">
      <w:pPr>
        <w:spacing w:after="0" w:line="360" w:lineRule="auto"/>
        <w:rPr>
          <w:ins w:id="1458" w:author="Hạnh Nhi" w:date="2025-12-15T01:50:00Z"/>
          <w:lang w:val="en-US"/>
        </w:rPr>
        <w:pPrChange w:id="1459" w:author="Hạnh Nhi" w:date="2025-12-15T01:50:00Z" w16du:dateUtc="2025-12-14T18:50:00Z">
          <w:pPr/>
        </w:pPrChange>
      </w:pPr>
      <w:ins w:id="1460" w:author="Hạnh Nhi" w:date="2025-12-15T01:50:00Z">
        <w:r w:rsidRPr="00C4325B">
          <w:rPr>
            <w:lang w:val="en-US"/>
            <w:rPrChange w:id="1461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Transmission distance:</w:t>
        </w:r>
        <w:r w:rsidRPr="00C4325B">
          <w:rPr>
            <w:lang w:val="en-US"/>
          </w:rPr>
          <w:t xml:space="preserve"> </w:t>
        </w:r>
        <w:r w:rsidRPr="00C4325B">
          <w:rPr>
            <w:lang w:val="en-US"/>
            <w:rPrChange w:id="1462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cáp xoắn đôi truyền được xa hơn cáp đồng trục</w:t>
        </w:r>
      </w:ins>
    </w:p>
    <w:p w14:paraId="64006869" w14:textId="00738553" w:rsidR="00C4325B" w:rsidRPr="00C4325B" w:rsidRDefault="00C4325B">
      <w:pPr>
        <w:spacing w:after="0" w:line="360" w:lineRule="auto"/>
        <w:rPr>
          <w:ins w:id="1463" w:author="Hạnh Nhi" w:date="2025-12-15T01:50:00Z"/>
          <w:lang w:val="en-US"/>
        </w:rPr>
        <w:pPrChange w:id="1464" w:author="Hạnh Nhi" w:date="2025-12-15T01:50:00Z" w16du:dateUtc="2025-12-14T18:50:00Z">
          <w:pPr/>
        </w:pPrChange>
      </w:pPr>
      <w:ins w:id="1465" w:author="Hạnh Nhi" w:date="2025-12-15T01:50:00Z">
        <w:r w:rsidRPr="00C4325B">
          <w:rPr>
            <w:lang w:val="en-US"/>
            <w:rPrChange w:id="1466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Thus cable needs frequent use of repeaters:</w:t>
        </w:r>
        <w:r w:rsidRPr="00C4325B">
          <w:rPr>
            <w:lang w:val="en-US"/>
          </w:rPr>
          <w:br/>
          <w:t xml:space="preserve">→ Vì khoảng cách truyền ngắn hơn nên </w:t>
        </w:r>
        <w:r w:rsidRPr="00C4325B">
          <w:rPr>
            <w:lang w:val="en-US"/>
            <w:rPrChange w:id="1467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cáp đồng trục cần dùng repeater thường xuyên</w:t>
        </w:r>
      </w:ins>
    </w:p>
    <w:p w14:paraId="12AE0E3D" w14:textId="77777777" w:rsidR="00C4325B" w:rsidRPr="00C4325B" w:rsidRDefault="00C4325B">
      <w:pPr>
        <w:spacing w:after="0" w:line="360" w:lineRule="auto"/>
        <w:rPr>
          <w:ins w:id="1468" w:author="Hạnh Nhi" w:date="2025-12-15T01:50:00Z"/>
          <w:lang w:val="en-US"/>
          <w:rPrChange w:id="1469" w:author="Hạnh Nhi" w:date="2025-12-15T01:50:00Z" w16du:dateUtc="2025-12-14T18:50:00Z">
            <w:rPr>
              <w:ins w:id="1470" w:author="Hạnh Nhi" w:date="2025-12-15T01:50:00Z"/>
              <w:b/>
              <w:bCs/>
              <w:lang w:val="en-US"/>
            </w:rPr>
          </w:rPrChange>
        </w:rPr>
        <w:pPrChange w:id="1471" w:author="Hạnh Nhi" w:date="2025-12-15T01:50:00Z" w16du:dateUtc="2025-12-14T18:50:00Z">
          <w:pPr>
            <w:numPr>
              <w:numId w:val="116"/>
            </w:numPr>
            <w:tabs>
              <w:tab w:val="num" w:pos="720"/>
            </w:tabs>
            <w:ind w:left="720" w:hanging="360"/>
          </w:pPr>
        </w:pPrChange>
      </w:pPr>
      <w:ins w:id="1472" w:author="Hạnh Nhi" w:date="2025-12-15T01:50:00Z">
        <w:r w:rsidRPr="00C4325B">
          <w:rPr>
            <w:rFonts w:ascii="Segoe UI Emoji" w:hAnsi="Segoe UI Emoji" w:cs="Segoe UI Emoji"/>
            <w:lang w:val="en-US"/>
            <w:rPrChange w:id="1473" w:author="Hạnh Nhi" w:date="2025-12-15T01:50:00Z" w16du:dateUtc="2025-12-14T18:50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📌</w:t>
        </w:r>
        <w:r w:rsidRPr="00C4325B">
          <w:rPr>
            <w:lang w:val="en-US"/>
            <w:rPrChange w:id="1474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 xml:space="preserve"> Ghi nhớ nhanh để thi</w:t>
        </w:r>
      </w:ins>
    </w:p>
    <w:p w14:paraId="3A65058A" w14:textId="77777777" w:rsidR="00C4325B" w:rsidRPr="00C4325B" w:rsidRDefault="00C4325B">
      <w:pPr>
        <w:numPr>
          <w:ilvl w:val="0"/>
          <w:numId w:val="116"/>
        </w:numPr>
        <w:spacing w:after="0" w:line="360" w:lineRule="auto"/>
        <w:rPr>
          <w:ins w:id="1475" w:author="Hạnh Nhi" w:date="2025-12-15T01:50:00Z"/>
          <w:lang w:val="en-US"/>
        </w:rPr>
        <w:pPrChange w:id="1476" w:author="Hạnh Nhi" w:date="2025-12-15T01:50:00Z" w16du:dateUtc="2025-12-14T18:50:00Z">
          <w:pPr>
            <w:numPr>
              <w:numId w:val="116"/>
            </w:numPr>
            <w:tabs>
              <w:tab w:val="num" w:pos="720"/>
            </w:tabs>
            <w:ind w:left="720" w:hanging="360"/>
          </w:pPr>
        </w:pPrChange>
      </w:pPr>
      <w:ins w:id="1477" w:author="Hạnh Nhi" w:date="2025-12-15T01:50:00Z">
        <w:r w:rsidRPr="00C4325B">
          <w:rPr>
            <w:lang w:val="en-US"/>
            <w:rPrChange w:id="1478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Coaxial</w:t>
        </w:r>
        <w:r w:rsidRPr="00C4325B">
          <w:rPr>
            <w:lang w:val="en-US"/>
          </w:rPr>
          <w:t>: băng thông cao</w:t>
        </w:r>
      </w:ins>
    </w:p>
    <w:p w14:paraId="50924EA2" w14:textId="77777777" w:rsidR="00C4325B" w:rsidRPr="00C4325B" w:rsidRDefault="00C4325B">
      <w:pPr>
        <w:numPr>
          <w:ilvl w:val="0"/>
          <w:numId w:val="116"/>
        </w:numPr>
        <w:spacing w:after="0" w:line="360" w:lineRule="auto"/>
        <w:rPr>
          <w:ins w:id="1479" w:author="Hạnh Nhi" w:date="2025-12-15T01:50:00Z"/>
          <w:lang w:val="en-US"/>
        </w:rPr>
        <w:pPrChange w:id="1480" w:author="Hạnh Nhi" w:date="2025-12-15T01:50:00Z" w16du:dateUtc="2025-12-14T18:50:00Z">
          <w:pPr>
            <w:numPr>
              <w:numId w:val="116"/>
            </w:numPr>
            <w:tabs>
              <w:tab w:val="num" w:pos="720"/>
            </w:tabs>
            <w:ind w:left="720" w:hanging="360"/>
          </w:pPr>
        </w:pPrChange>
      </w:pPr>
      <w:ins w:id="1481" w:author="Hạnh Nhi" w:date="2025-12-15T01:50:00Z">
        <w:r w:rsidRPr="00C4325B">
          <w:rPr>
            <w:lang w:val="en-US"/>
            <w:rPrChange w:id="1482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Twisted-pair</w:t>
        </w:r>
        <w:r w:rsidRPr="00C4325B">
          <w:rPr>
            <w:lang w:val="en-US"/>
          </w:rPr>
          <w:t>: truyền xa hơn</w:t>
        </w:r>
      </w:ins>
    </w:p>
    <w:p w14:paraId="17DF6BFB" w14:textId="77777777" w:rsidR="00C4325B" w:rsidRPr="00C4325B" w:rsidRDefault="00C4325B">
      <w:pPr>
        <w:numPr>
          <w:ilvl w:val="0"/>
          <w:numId w:val="116"/>
        </w:numPr>
        <w:spacing w:after="0" w:line="360" w:lineRule="auto"/>
        <w:rPr>
          <w:ins w:id="1483" w:author="Hạnh Nhi" w:date="2025-12-15T01:50:00Z"/>
          <w:lang w:val="en-US"/>
        </w:rPr>
        <w:pPrChange w:id="1484" w:author="Hạnh Nhi" w:date="2025-12-15T01:50:00Z" w16du:dateUtc="2025-12-14T18:50:00Z">
          <w:pPr>
            <w:numPr>
              <w:numId w:val="116"/>
            </w:numPr>
            <w:tabs>
              <w:tab w:val="num" w:pos="720"/>
            </w:tabs>
            <w:ind w:left="720" w:hanging="360"/>
          </w:pPr>
        </w:pPrChange>
      </w:pPr>
      <w:ins w:id="1485" w:author="Hạnh Nhi" w:date="2025-12-15T01:50:00Z">
        <w:r w:rsidRPr="00C4325B">
          <w:rPr>
            <w:lang w:val="en-US"/>
          </w:rPr>
          <w:t xml:space="preserve">Coaxial → </w:t>
        </w:r>
        <w:r w:rsidRPr="00C4325B">
          <w:rPr>
            <w:lang w:val="en-US"/>
            <w:rPrChange w:id="1486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hay cần repeater</w:t>
        </w:r>
      </w:ins>
    </w:p>
    <w:p w14:paraId="713E2877" w14:textId="77777777" w:rsidR="00C4325B" w:rsidRPr="00C4325B" w:rsidRDefault="00C4325B">
      <w:pPr>
        <w:spacing w:after="0" w:line="360" w:lineRule="auto"/>
        <w:rPr>
          <w:ins w:id="1487" w:author="Hạnh Nhi" w:date="2025-12-15T01:50:00Z"/>
          <w:lang w:val="en-US"/>
        </w:rPr>
        <w:pPrChange w:id="1488" w:author="Hạnh Nhi" w:date="2025-12-15T01:50:00Z" w16du:dateUtc="2025-12-14T18:50:00Z">
          <w:pPr/>
        </w:pPrChange>
      </w:pPr>
      <w:ins w:id="1489" w:author="Hạnh Nhi" w:date="2025-12-15T01:50:00Z">
        <w:r w:rsidRPr="00C4325B">
          <w:rPr>
            <w:rFonts w:ascii="Segoe UI Emoji" w:hAnsi="Segoe UI Emoji" w:cs="Segoe UI Emoji"/>
            <w:lang w:val="en-US"/>
          </w:rPr>
          <w:t>👉</w:t>
        </w:r>
        <w:r w:rsidRPr="00C4325B">
          <w:rPr>
            <w:lang w:val="en-US"/>
          </w:rPr>
          <w:t xml:space="preserve"> </w:t>
        </w:r>
        <w:r w:rsidRPr="00C4325B">
          <w:rPr>
            <w:lang w:val="en-US"/>
            <w:rPrChange w:id="1490" w:author="Hạnh Nhi" w:date="2025-12-15T01:50:00Z" w16du:dateUtc="2025-12-14T18:50:00Z">
              <w:rPr>
                <w:b/>
                <w:bCs/>
                <w:lang w:val="en-US"/>
              </w:rPr>
            </w:rPrChange>
          </w:rPr>
          <w:t>Câu nhớ tủ:</w:t>
        </w:r>
      </w:ins>
    </w:p>
    <w:p w14:paraId="78A3447B" w14:textId="77777777" w:rsidR="00C4325B" w:rsidRPr="00C4325B" w:rsidRDefault="00C4325B">
      <w:pPr>
        <w:spacing w:after="0" w:line="360" w:lineRule="auto"/>
        <w:rPr>
          <w:ins w:id="1491" w:author="Hạnh Nhi" w:date="2025-12-15T01:50:00Z"/>
          <w:lang w:val="en-US"/>
        </w:rPr>
        <w:pPrChange w:id="1492" w:author="Hạnh Nhi" w:date="2025-12-15T01:50:00Z" w16du:dateUtc="2025-12-14T18:50:00Z">
          <w:pPr/>
        </w:pPrChange>
      </w:pPr>
      <w:ins w:id="1493" w:author="Hạnh Nhi" w:date="2025-12-15T01:50:00Z">
        <w:r w:rsidRPr="00C4325B">
          <w:rPr>
            <w:i/>
            <w:iCs/>
            <w:lang w:val="en-US"/>
          </w:rPr>
          <w:t>Coaxial mạnh băng thông, twisted-pair mạnh khoảng cách.</w:t>
        </w:r>
      </w:ins>
    </w:p>
    <w:p w14:paraId="23BECBC8" w14:textId="52D167BB" w:rsidR="00C4325B" w:rsidRDefault="00C4325B" w:rsidP="00C4325B">
      <w:pPr>
        <w:pStyle w:val="Heading2"/>
        <w:numPr>
          <w:ilvl w:val="0"/>
          <w:numId w:val="92"/>
        </w:numPr>
        <w:rPr>
          <w:ins w:id="1494" w:author="Hạnh Nhi" w:date="2025-12-15T01:50:00Z" w16du:dateUtc="2025-12-14T18:50:00Z"/>
        </w:rPr>
      </w:pPr>
      <w:bookmarkStart w:id="1495" w:name="_Toc216676106"/>
      <w:ins w:id="1496" w:author="Hạnh Nhi" w:date="2025-12-15T01:50:00Z" w16du:dateUtc="2025-12-14T18:50:00Z">
        <w:r w:rsidRPr="00C4325B">
          <w:t>Optical fiber</w:t>
        </w:r>
        <w:bookmarkEnd w:id="1495"/>
      </w:ins>
    </w:p>
    <w:p w14:paraId="14F004E4" w14:textId="59C5168D" w:rsidR="00C4325B" w:rsidRDefault="009F4BFC" w:rsidP="00C4325B">
      <w:pPr>
        <w:rPr>
          <w:ins w:id="1497" w:author="Hạnh Nhi" w:date="2025-12-15T01:52:00Z" w16du:dateUtc="2025-12-14T18:52:00Z"/>
        </w:rPr>
      </w:pPr>
      <w:ins w:id="1498" w:author="Hạnh Nhi" w:date="2025-12-15T01:51:00Z" w16du:dateUtc="2025-12-14T18:51:00Z">
        <w:r w:rsidRPr="009F4BFC">
          <w:rPr>
            <w:noProof/>
          </w:rPr>
          <w:lastRenderedPageBreak/>
          <w:drawing>
            <wp:inline distT="0" distB="0" distL="0" distR="0" wp14:anchorId="78FEFAA2" wp14:editId="293384B5">
              <wp:extent cx="4767174" cy="2578100"/>
              <wp:effectExtent l="0" t="0" r="0" b="0"/>
              <wp:docPr id="1636461155" name="Picture 1" descr="A diagram of a cladding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36461155" name="Picture 1" descr="A diagram of a cladding&#10;&#10;AI-generated content may be incorrect."/>
                      <pic:cNvPicPr/>
                    </pic:nvPicPr>
                    <pic:blipFill>
                      <a:blip r:embed="rId7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89875" cy="25903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4C32BA" w14:textId="77777777" w:rsidR="009F4BFC" w:rsidRPr="009F4BFC" w:rsidRDefault="009F4BFC">
      <w:pPr>
        <w:numPr>
          <w:ilvl w:val="0"/>
          <w:numId w:val="118"/>
        </w:numPr>
        <w:spacing w:after="0" w:line="360" w:lineRule="auto"/>
        <w:rPr>
          <w:ins w:id="1499" w:author="Hạnh Nhi" w:date="2025-12-15T01:52:00Z"/>
          <w:lang w:val="en-US"/>
        </w:rPr>
        <w:pPrChange w:id="1500" w:author="Hạnh Nhi" w:date="2025-12-15T01:52:00Z" w16du:dateUtc="2025-12-14T18:52:00Z">
          <w:pPr>
            <w:numPr>
              <w:numId w:val="118"/>
            </w:numPr>
            <w:tabs>
              <w:tab w:val="num" w:pos="720"/>
            </w:tabs>
            <w:ind w:left="720" w:hanging="360"/>
          </w:pPr>
        </w:pPrChange>
      </w:pPr>
      <w:ins w:id="1501" w:author="Hạnh Nhi" w:date="2025-12-15T01:52:00Z">
        <w:r w:rsidRPr="009F4BFC">
          <w:rPr>
            <w:b/>
            <w:bCs/>
            <w:lang w:val="en-US"/>
          </w:rPr>
          <w:t>Sender</w:t>
        </w:r>
        <w:r w:rsidRPr="009F4BFC">
          <w:rPr>
            <w:lang w:val="en-US"/>
          </w:rPr>
          <w:t xml:space="preserve"> → Bên gửi</w:t>
        </w:r>
      </w:ins>
    </w:p>
    <w:p w14:paraId="7642E727" w14:textId="77777777" w:rsidR="009F4BFC" w:rsidRPr="009F4BFC" w:rsidRDefault="009F4BFC">
      <w:pPr>
        <w:numPr>
          <w:ilvl w:val="0"/>
          <w:numId w:val="118"/>
        </w:numPr>
        <w:spacing w:after="0" w:line="360" w:lineRule="auto"/>
        <w:rPr>
          <w:ins w:id="1502" w:author="Hạnh Nhi" w:date="2025-12-15T01:52:00Z"/>
          <w:lang w:val="en-US"/>
        </w:rPr>
        <w:pPrChange w:id="1503" w:author="Hạnh Nhi" w:date="2025-12-15T01:52:00Z" w16du:dateUtc="2025-12-14T18:52:00Z">
          <w:pPr>
            <w:numPr>
              <w:numId w:val="118"/>
            </w:numPr>
            <w:tabs>
              <w:tab w:val="num" w:pos="720"/>
            </w:tabs>
            <w:ind w:left="720" w:hanging="360"/>
          </w:pPr>
        </w:pPrChange>
      </w:pPr>
      <w:ins w:id="1504" w:author="Hạnh Nhi" w:date="2025-12-15T01:52:00Z">
        <w:r w:rsidRPr="009F4BFC">
          <w:rPr>
            <w:b/>
            <w:bCs/>
            <w:lang w:val="en-US"/>
          </w:rPr>
          <w:t>Receiver</w:t>
        </w:r>
        <w:r w:rsidRPr="009F4BFC">
          <w:rPr>
            <w:lang w:val="en-US"/>
          </w:rPr>
          <w:t xml:space="preserve"> → Bên nhận</w:t>
        </w:r>
      </w:ins>
    </w:p>
    <w:p w14:paraId="7FAABE59" w14:textId="77777777" w:rsidR="009F4BFC" w:rsidRPr="009F4BFC" w:rsidRDefault="009F4BFC">
      <w:pPr>
        <w:numPr>
          <w:ilvl w:val="0"/>
          <w:numId w:val="118"/>
        </w:numPr>
        <w:spacing w:after="0" w:line="360" w:lineRule="auto"/>
        <w:rPr>
          <w:ins w:id="1505" w:author="Hạnh Nhi" w:date="2025-12-15T01:52:00Z"/>
          <w:lang w:val="en-US"/>
        </w:rPr>
        <w:pPrChange w:id="1506" w:author="Hạnh Nhi" w:date="2025-12-15T01:52:00Z" w16du:dateUtc="2025-12-14T18:52:00Z">
          <w:pPr>
            <w:numPr>
              <w:numId w:val="118"/>
            </w:numPr>
            <w:tabs>
              <w:tab w:val="num" w:pos="720"/>
            </w:tabs>
            <w:ind w:left="720" w:hanging="360"/>
          </w:pPr>
        </w:pPrChange>
      </w:pPr>
      <w:ins w:id="1507" w:author="Hạnh Nhi" w:date="2025-12-15T01:52:00Z">
        <w:r w:rsidRPr="009F4BFC">
          <w:rPr>
            <w:b/>
            <w:bCs/>
            <w:lang w:val="en-US"/>
          </w:rPr>
          <w:t>Core</w:t>
        </w:r>
        <w:r w:rsidRPr="009F4BFC">
          <w:rPr>
            <w:lang w:val="en-US"/>
          </w:rPr>
          <w:t xml:space="preserve"> → Lõi sợi quang</w:t>
        </w:r>
      </w:ins>
    </w:p>
    <w:p w14:paraId="54554DD9" w14:textId="77777777" w:rsidR="009F4BFC" w:rsidRPr="009F4BFC" w:rsidRDefault="009F4BFC">
      <w:pPr>
        <w:numPr>
          <w:ilvl w:val="0"/>
          <w:numId w:val="118"/>
        </w:numPr>
        <w:spacing w:after="0" w:line="360" w:lineRule="auto"/>
        <w:rPr>
          <w:ins w:id="1508" w:author="Hạnh Nhi" w:date="2025-12-15T01:52:00Z"/>
          <w:lang w:val="en-US"/>
        </w:rPr>
        <w:pPrChange w:id="1509" w:author="Hạnh Nhi" w:date="2025-12-15T01:52:00Z" w16du:dateUtc="2025-12-14T18:52:00Z">
          <w:pPr>
            <w:numPr>
              <w:numId w:val="118"/>
            </w:numPr>
            <w:tabs>
              <w:tab w:val="num" w:pos="720"/>
            </w:tabs>
            <w:ind w:left="720" w:hanging="360"/>
          </w:pPr>
        </w:pPrChange>
      </w:pPr>
      <w:ins w:id="1510" w:author="Hạnh Nhi" w:date="2025-12-15T01:52:00Z">
        <w:r w:rsidRPr="009F4BFC">
          <w:rPr>
            <w:b/>
            <w:bCs/>
            <w:lang w:val="en-US"/>
          </w:rPr>
          <w:t>Cladding</w:t>
        </w:r>
        <w:r w:rsidRPr="009F4BFC">
          <w:rPr>
            <w:lang w:val="en-US"/>
          </w:rPr>
          <w:t xml:space="preserve"> → Lớp bao quanh lõi</w:t>
        </w:r>
      </w:ins>
    </w:p>
    <w:p w14:paraId="5B7C26BD" w14:textId="77777777" w:rsidR="009F4BFC" w:rsidRDefault="009F4BFC" w:rsidP="009F4BFC">
      <w:pPr>
        <w:spacing w:after="0" w:line="360" w:lineRule="auto"/>
        <w:rPr>
          <w:ins w:id="1511" w:author="Hạnh Nhi" w:date="2025-12-15T01:53:00Z" w16du:dateUtc="2025-12-14T18:53:00Z"/>
        </w:rPr>
      </w:pPr>
      <w:ins w:id="1512" w:author="Hạnh Nhi" w:date="2025-12-15T01:52:00Z">
        <w:r w:rsidRPr="009F4BFC">
          <w:rPr>
            <w:lang w:val="en-US"/>
            <w:rPrChange w:id="1513" w:author="Hạnh Nhi" w:date="2025-12-15T01:52:00Z" w16du:dateUtc="2025-12-14T18:52:00Z">
              <w:rPr>
                <w:b/>
                <w:bCs/>
                <w:lang w:val="en-US"/>
              </w:rPr>
            </w:rPrChange>
          </w:rPr>
          <w:t>“This is the reason why optical fiber cannot be bended arbitrarily.”</w:t>
        </w:r>
        <w:r w:rsidRPr="009F4BFC">
          <w:rPr>
            <w:lang w:val="en-US"/>
          </w:rPr>
          <w:br/>
          <w:t xml:space="preserve">→ </w:t>
        </w:r>
        <w:r w:rsidRPr="009F4BFC">
          <w:rPr>
            <w:lang w:val="en-US"/>
            <w:rPrChange w:id="1514" w:author="Hạnh Nhi" w:date="2025-12-15T01:52:00Z" w16du:dateUtc="2025-12-14T18:52:00Z">
              <w:rPr>
                <w:b/>
                <w:bCs/>
                <w:lang w:val="en-US"/>
              </w:rPr>
            </w:rPrChange>
          </w:rPr>
          <w:t>Đây là lý do vì sao cáp quang không thể bị uốn cong tùy ý.</w:t>
        </w:r>
      </w:ins>
    </w:p>
    <w:p w14:paraId="6546FE52" w14:textId="77777777" w:rsidR="009F4BFC" w:rsidRPr="009F4BFC" w:rsidRDefault="009F4BFC" w:rsidP="009F4BFC">
      <w:pPr>
        <w:numPr>
          <w:ilvl w:val="0"/>
          <w:numId w:val="120"/>
        </w:numPr>
        <w:spacing w:after="0" w:line="360" w:lineRule="auto"/>
        <w:rPr>
          <w:ins w:id="1515" w:author="Hạnh Nhi" w:date="2025-12-15T01:53:00Z"/>
          <w:b/>
          <w:bCs/>
          <w:lang w:val="en-US"/>
        </w:rPr>
      </w:pPr>
      <w:ins w:id="1516" w:author="Hạnh Nhi" w:date="2025-12-15T01:53:00Z">
        <w:r w:rsidRPr="009F4BFC">
          <w:rPr>
            <w:rFonts w:ascii="Segoe UI Emoji" w:hAnsi="Segoe UI Emoji" w:cs="Segoe UI Emoji"/>
            <w:b/>
            <w:bCs/>
            <w:lang w:val="en-US"/>
          </w:rPr>
          <w:t>🧠</w:t>
        </w:r>
        <w:r w:rsidRPr="009F4BFC">
          <w:rPr>
            <w:b/>
            <w:bCs/>
            <w:lang w:val="en-US"/>
          </w:rPr>
          <w:t xml:space="preserve"> Giải thích hình</w:t>
        </w:r>
      </w:ins>
    </w:p>
    <w:p w14:paraId="6F977C35" w14:textId="77777777" w:rsidR="009F4BFC" w:rsidRPr="009F4BFC" w:rsidRDefault="009F4BFC" w:rsidP="009F4BFC">
      <w:pPr>
        <w:numPr>
          <w:ilvl w:val="0"/>
          <w:numId w:val="120"/>
        </w:numPr>
        <w:spacing w:after="0" w:line="360" w:lineRule="auto"/>
        <w:rPr>
          <w:ins w:id="1517" w:author="Hạnh Nhi" w:date="2025-12-15T01:53:00Z"/>
          <w:lang w:val="en-US"/>
        </w:rPr>
      </w:pPr>
      <w:ins w:id="1518" w:author="Hạnh Nhi" w:date="2025-12-15T01:53:00Z">
        <w:r w:rsidRPr="009F4BFC">
          <w:rPr>
            <w:lang w:val="en-US"/>
          </w:rPr>
          <w:t xml:space="preserve">Ánh sáng truyền trong </w:t>
        </w:r>
        <w:r w:rsidRPr="009F4BFC">
          <w:rPr>
            <w:b/>
            <w:bCs/>
            <w:lang w:val="en-US"/>
          </w:rPr>
          <w:t>lõi (core)</w:t>
        </w:r>
        <w:r w:rsidRPr="009F4BFC">
          <w:rPr>
            <w:lang w:val="en-US"/>
          </w:rPr>
          <w:t xml:space="preserve"> của sợi quang</w:t>
        </w:r>
      </w:ins>
    </w:p>
    <w:p w14:paraId="2184F717" w14:textId="77777777" w:rsidR="009F4BFC" w:rsidRPr="009F4BFC" w:rsidRDefault="009F4BFC" w:rsidP="009F4BFC">
      <w:pPr>
        <w:numPr>
          <w:ilvl w:val="0"/>
          <w:numId w:val="120"/>
        </w:numPr>
        <w:spacing w:after="0" w:line="360" w:lineRule="auto"/>
        <w:rPr>
          <w:ins w:id="1519" w:author="Hạnh Nhi" w:date="2025-12-15T01:53:00Z"/>
          <w:lang w:val="en-US"/>
        </w:rPr>
      </w:pPr>
      <w:ins w:id="1520" w:author="Hạnh Nhi" w:date="2025-12-15T01:53:00Z">
        <w:r w:rsidRPr="009F4BFC">
          <w:rPr>
            <w:b/>
            <w:bCs/>
            <w:lang w:val="en-US"/>
          </w:rPr>
          <w:t>Cladding</w:t>
        </w:r>
        <w:r w:rsidRPr="009F4BFC">
          <w:rPr>
            <w:lang w:val="en-US"/>
          </w:rPr>
          <w:t xml:space="preserve"> có chiết suất thấp hơn → làm ánh sáng </w:t>
        </w:r>
        <w:r w:rsidRPr="009F4BFC">
          <w:rPr>
            <w:b/>
            <w:bCs/>
            <w:lang w:val="en-US"/>
          </w:rPr>
          <w:t>phản xạ toàn phần</w:t>
        </w:r>
      </w:ins>
    </w:p>
    <w:p w14:paraId="0507EE52" w14:textId="77777777" w:rsidR="009F4BFC" w:rsidRPr="009F4BFC" w:rsidRDefault="009F4BFC" w:rsidP="009F4BFC">
      <w:pPr>
        <w:numPr>
          <w:ilvl w:val="0"/>
          <w:numId w:val="120"/>
        </w:numPr>
        <w:spacing w:after="0" w:line="360" w:lineRule="auto"/>
        <w:rPr>
          <w:ins w:id="1521" w:author="Hạnh Nhi" w:date="2025-12-15T01:53:00Z"/>
          <w:lang w:val="en-US"/>
        </w:rPr>
      </w:pPr>
      <w:ins w:id="1522" w:author="Hạnh Nhi" w:date="2025-12-15T01:53:00Z">
        <w:r w:rsidRPr="009F4BFC">
          <w:rPr>
            <w:lang w:val="en-US"/>
          </w:rPr>
          <w:t xml:space="preserve">Nhờ phản xạ toàn phần, ánh sáng </w:t>
        </w:r>
        <w:r w:rsidRPr="009F4BFC">
          <w:rPr>
            <w:b/>
            <w:bCs/>
            <w:lang w:val="en-US"/>
          </w:rPr>
          <w:t>đi zíc-zắc</w:t>
        </w:r>
        <w:r w:rsidRPr="009F4BFC">
          <w:rPr>
            <w:lang w:val="en-US"/>
          </w:rPr>
          <w:t xml:space="preserve"> và truyền từ sender đến receiver</w:t>
        </w:r>
      </w:ins>
    </w:p>
    <w:p w14:paraId="1C4E85C6" w14:textId="77777777" w:rsidR="009F4BFC" w:rsidRPr="009F4BFC" w:rsidRDefault="009F4BFC" w:rsidP="009F4BFC">
      <w:pPr>
        <w:spacing w:after="0" w:line="360" w:lineRule="auto"/>
        <w:rPr>
          <w:ins w:id="1523" w:author="Hạnh Nhi" w:date="2025-12-15T01:53:00Z"/>
          <w:b/>
          <w:bCs/>
          <w:lang w:val="en-US"/>
        </w:rPr>
      </w:pPr>
      <w:ins w:id="1524" w:author="Hạnh Nhi" w:date="2025-12-15T01:53:00Z">
        <w:r w:rsidRPr="009F4BFC">
          <w:rPr>
            <w:rFonts w:ascii="Segoe UI Emoji" w:hAnsi="Segoe UI Emoji" w:cs="Segoe UI Emoji"/>
            <w:b/>
            <w:bCs/>
            <w:lang w:val="en-US"/>
          </w:rPr>
          <w:t>👉</w:t>
        </w:r>
        <w:r w:rsidRPr="009F4BFC">
          <w:rPr>
            <w:b/>
            <w:bCs/>
            <w:lang w:val="en-US"/>
          </w:rPr>
          <w:t xml:space="preserve"> Vì sao không được uốn cong mạnh?</w:t>
        </w:r>
      </w:ins>
    </w:p>
    <w:p w14:paraId="0B6EC96F" w14:textId="77777777" w:rsidR="009F4BFC" w:rsidRPr="009F4BFC" w:rsidRDefault="009F4BFC" w:rsidP="009F4BFC">
      <w:pPr>
        <w:numPr>
          <w:ilvl w:val="0"/>
          <w:numId w:val="121"/>
        </w:numPr>
        <w:spacing w:after="0" w:line="360" w:lineRule="auto"/>
        <w:rPr>
          <w:ins w:id="1525" w:author="Hạnh Nhi" w:date="2025-12-15T01:53:00Z"/>
          <w:lang w:val="en-US"/>
        </w:rPr>
      </w:pPr>
      <w:ins w:id="1526" w:author="Hạnh Nhi" w:date="2025-12-15T01:53:00Z">
        <w:r w:rsidRPr="009F4BFC">
          <w:rPr>
            <w:lang w:val="en-US"/>
          </w:rPr>
          <w:t xml:space="preserve">Khi sợi quang </w:t>
        </w:r>
        <w:r w:rsidRPr="009F4BFC">
          <w:rPr>
            <w:b/>
            <w:bCs/>
            <w:lang w:val="en-US"/>
          </w:rPr>
          <w:t>bị bẻ cong quá mức</w:t>
        </w:r>
        <w:r w:rsidRPr="009F4BFC">
          <w:rPr>
            <w:lang w:val="en-US"/>
          </w:rPr>
          <w:t>:</w:t>
        </w:r>
      </w:ins>
    </w:p>
    <w:p w14:paraId="34326C42" w14:textId="77777777" w:rsidR="009F4BFC" w:rsidRPr="009F4BFC" w:rsidRDefault="009F4BFC" w:rsidP="009F4BFC">
      <w:pPr>
        <w:numPr>
          <w:ilvl w:val="1"/>
          <w:numId w:val="121"/>
        </w:numPr>
        <w:spacing w:after="0" w:line="360" w:lineRule="auto"/>
        <w:rPr>
          <w:ins w:id="1527" w:author="Hạnh Nhi" w:date="2025-12-15T01:53:00Z"/>
          <w:lang w:val="en-US"/>
        </w:rPr>
      </w:pPr>
      <w:ins w:id="1528" w:author="Hạnh Nhi" w:date="2025-12-15T01:53:00Z">
        <w:r w:rsidRPr="009F4BFC">
          <w:rPr>
            <w:lang w:val="en-US"/>
          </w:rPr>
          <w:t>Góc phản xạ thay đổi</w:t>
        </w:r>
      </w:ins>
    </w:p>
    <w:p w14:paraId="0D6FFE04" w14:textId="77777777" w:rsidR="009F4BFC" w:rsidRPr="009F4BFC" w:rsidRDefault="009F4BFC" w:rsidP="009F4BFC">
      <w:pPr>
        <w:numPr>
          <w:ilvl w:val="1"/>
          <w:numId w:val="121"/>
        </w:numPr>
        <w:spacing w:after="0" w:line="360" w:lineRule="auto"/>
        <w:rPr>
          <w:ins w:id="1529" w:author="Hạnh Nhi" w:date="2025-12-15T01:53:00Z"/>
          <w:lang w:val="en-US"/>
        </w:rPr>
      </w:pPr>
      <w:ins w:id="1530" w:author="Hạnh Nhi" w:date="2025-12-15T01:53:00Z">
        <w:r w:rsidRPr="009F4BFC">
          <w:rPr>
            <w:lang w:val="en-US"/>
          </w:rPr>
          <w:t xml:space="preserve">Ánh sáng </w:t>
        </w:r>
        <w:r w:rsidRPr="009F4BFC">
          <w:rPr>
            <w:b/>
            <w:bCs/>
            <w:lang w:val="en-US"/>
          </w:rPr>
          <w:t>thoát ra khỏi lõi</w:t>
        </w:r>
      </w:ins>
    </w:p>
    <w:p w14:paraId="66047A95" w14:textId="57202C0F" w:rsidR="009F4BFC" w:rsidRPr="009F4BFC" w:rsidRDefault="009F4BFC">
      <w:pPr>
        <w:numPr>
          <w:ilvl w:val="1"/>
          <w:numId w:val="121"/>
        </w:numPr>
        <w:spacing w:after="0" w:line="360" w:lineRule="auto"/>
        <w:rPr>
          <w:ins w:id="1531" w:author="Hạnh Nhi" w:date="2025-12-15T01:52:00Z"/>
          <w:lang w:val="en-US"/>
        </w:rPr>
        <w:pPrChange w:id="1532" w:author="Hạnh Nhi" w:date="2025-12-15T01:52:00Z" w16du:dateUtc="2025-12-14T18:52:00Z">
          <w:pPr/>
        </w:pPrChange>
      </w:pPr>
      <w:ins w:id="1533" w:author="Hạnh Nhi" w:date="2025-12-15T01:53:00Z">
        <w:r w:rsidRPr="009F4BFC">
          <w:rPr>
            <w:lang w:val="en-US"/>
          </w:rPr>
          <w:t xml:space="preserve">Gây </w:t>
        </w:r>
        <w:r w:rsidRPr="009F4BFC">
          <w:rPr>
            <w:b/>
            <w:bCs/>
            <w:lang w:val="en-US"/>
          </w:rPr>
          <w:t>suy hao tín hiệu</w:t>
        </w:r>
        <w:r w:rsidRPr="009F4BFC">
          <w:rPr>
            <w:lang w:val="en-US"/>
          </w:rPr>
          <w:t xml:space="preserve"> hoặc </w:t>
        </w:r>
        <w:r w:rsidRPr="009F4BFC">
          <w:rPr>
            <w:b/>
            <w:bCs/>
            <w:lang w:val="en-US"/>
          </w:rPr>
          <w:t>mất tín hiệu</w:t>
        </w:r>
      </w:ins>
    </w:p>
    <w:p w14:paraId="069A4781" w14:textId="2F77ADD7" w:rsidR="009F4BFC" w:rsidRPr="009F4BFC" w:rsidRDefault="009F4BFC">
      <w:pPr>
        <w:rPr>
          <w:ins w:id="1534" w:author="Hạnh Nhi" w:date="2025-12-15T01:53:00Z"/>
          <w:b/>
          <w:bCs/>
          <w:lang w:val="en-US"/>
        </w:rPr>
        <w:pPrChange w:id="1535" w:author="Hạnh Nhi" w:date="2025-12-15T01:53:00Z" w16du:dateUtc="2025-12-14T18:53:00Z">
          <w:pPr>
            <w:numPr>
              <w:numId w:val="119"/>
            </w:numPr>
            <w:tabs>
              <w:tab w:val="num" w:pos="720"/>
            </w:tabs>
            <w:ind w:left="720" w:hanging="360"/>
          </w:pPr>
        </w:pPrChange>
      </w:pPr>
      <w:ins w:id="1536" w:author="Hạnh Nhi" w:date="2025-12-15T01:53:00Z">
        <w:r w:rsidRPr="009F4BFC">
          <w:rPr>
            <w:rFonts w:ascii="Segoe UI Emoji" w:hAnsi="Segoe UI Emoji" w:cs="Segoe UI Emoji"/>
            <w:b/>
            <w:bCs/>
          </w:rPr>
          <w:t>📌</w:t>
        </w:r>
      </w:ins>
      <w:ins w:id="1537" w:author="Hạnh Nhi" w:date="2025-12-15T01:53:00Z" w16du:dateUtc="2025-12-14T18:53:00Z">
        <w:r>
          <w:rPr>
            <w:b/>
            <w:bCs/>
          </w:rPr>
          <w:t xml:space="preserve"> </w:t>
        </w:r>
      </w:ins>
      <w:ins w:id="1538" w:author="Hạnh Nhi" w:date="2025-12-15T01:53:00Z">
        <w:r w:rsidRPr="009F4BFC">
          <w:rPr>
            <w:b/>
            <w:bCs/>
            <w:lang w:val="en-US"/>
          </w:rPr>
          <w:t>Ghi nhớ nhanh để thi</w:t>
        </w:r>
      </w:ins>
    </w:p>
    <w:p w14:paraId="67B5CCBE" w14:textId="77777777" w:rsidR="009F4BFC" w:rsidRPr="009F4BFC" w:rsidRDefault="009F4BFC" w:rsidP="009F4BFC">
      <w:pPr>
        <w:numPr>
          <w:ilvl w:val="0"/>
          <w:numId w:val="119"/>
        </w:numPr>
        <w:rPr>
          <w:ins w:id="1539" w:author="Hạnh Nhi" w:date="2025-12-15T01:53:00Z"/>
          <w:lang w:val="en-US"/>
        </w:rPr>
      </w:pPr>
      <w:ins w:id="1540" w:author="Hạnh Nhi" w:date="2025-12-15T01:53:00Z">
        <w:r w:rsidRPr="009F4BFC">
          <w:rPr>
            <w:lang w:val="en-US"/>
          </w:rPr>
          <w:t xml:space="preserve">Cáp quang truyền dữ liệu bằng </w:t>
        </w:r>
        <w:r w:rsidRPr="009F4BFC">
          <w:rPr>
            <w:b/>
            <w:bCs/>
            <w:lang w:val="en-US"/>
          </w:rPr>
          <w:t>ánh sáng</w:t>
        </w:r>
      </w:ins>
    </w:p>
    <w:p w14:paraId="447C8DA8" w14:textId="77777777" w:rsidR="009F4BFC" w:rsidRPr="009F4BFC" w:rsidRDefault="009F4BFC" w:rsidP="009F4BFC">
      <w:pPr>
        <w:numPr>
          <w:ilvl w:val="0"/>
          <w:numId w:val="119"/>
        </w:numPr>
        <w:rPr>
          <w:ins w:id="1541" w:author="Hạnh Nhi" w:date="2025-12-15T01:53:00Z"/>
          <w:lang w:val="en-US"/>
        </w:rPr>
      </w:pPr>
      <w:ins w:id="1542" w:author="Hạnh Nhi" w:date="2025-12-15T01:53:00Z">
        <w:r w:rsidRPr="009F4BFC">
          <w:rPr>
            <w:lang w:val="en-US"/>
          </w:rPr>
          <w:t xml:space="preserve">Hoạt động dựa trên </w:t>
        </w:r>
        <w:r w:rsidRPr="009F4BFC">
          <w:rPr>
            <w:b/>
            <w:bCs/>
            <w:lang w:val="en-US"/>
          </w:rPr>
          <w:t>phản xạ toàn phần</w:t>
        </w:r>
      </w:ins>
    </w:p>
    <w:p w14:paraId="795350CD" w14:textId="77777777" w:rsidR="009F4BFC" w:rsidRPr="009F4BFC" w:rsidRDefault="009F4BFC" w:rsidP="009F4BFC">
      <w:pPr>
        <w:numPr>
          <w:ilvl w:val="0"/>
          <w:numId w:val="119"/>
        </w:numPr>
        <w:rPr>
          <w:ins w:id="1543" w:author="Hạnh Nhi" w:date="2025-12-15T01:53:00Z"/>
          <w:lang w:val="en-US"/>
        </w:rPr>
      </w:pPr>
      <w:ins w:id="1544" w:author="Hạnh Nhi" w:date="2025-12-15T01:53:00Z">
        <w:r w:rsidRPr="009F4BFC">
          <w:rPr>
            <w:b/>
            <w:bCs/>
            <w:lang w:val="en-US"/>
          </w:rPr>
          <w:t>Uốn cong mạnh → rò ánh sáng → mất tín hiệu</w:t>
        </w:r>
      </w:ins>
    </w:p>
    <w:p w14:paraId="0C4FC276" w14:textId="77777777" w:rsidR="009F4BFC" w:rsidRPr="009F4BFC" w:rsidRDefault="009F4BFC" w:rsidP="009F4BFC">
      <w:pPr>
        <w:rPr>
          <w:ins w:id="1545" w:author="Hạnh Nhi" w:date="2025-12-15T01:53:00Z"/>
          <w:lang w:val="en-US"/>
        </w:rPr>
      </w:pPr>
      <w:ins w:id="1546" w:author="Hạnh Nhi" w:date="2025-12-15T01:53:00Z">
        <w:r w:rsidRPr="009F4BFC">
          <w:rPr>
            <w:rFonts w:ascii="Segoe UI Emoji" w:hAnsi="Segoe UI Emoji" w:cs="Segoe UI Emoji"/>
            <w:lang w:val="en-US"/>
          </w:rPr>
          <w:t>👉</w:t>
        </w:r>
        <w:r w:rsidRPr="009F4BFC">
          <w:rPr>
            <w:lang w:val="en-US"/>
          </w:rPr>
          <w:t xml:space="preserve"> </w:t>
        </w:r>
        <w:r w:rsidRPr="009F4BFC">
          <w:rPr>
            <w:b/>
            <w:bCs/>
            <w:lang w:val="en-US"/>
          </w:rPr>
          <w:t>Câu nhớ tủ:</w:t>
        </w:r>
      </w:ins>
    </w:p>
    <w:p w14:paraId="6AE3D140" w14:textId="77777777" w:rsidR="009F4BFC" w:rsidRPr="009F4BFC" w:rsidRDefault="009F4BFC" w:rsidP="009F4BFC">
      <w:pPr>
        <w:rPr>
          <w:ins w:id="1547" w:author="Hạnh Nhi" w:date="2025-12-15T01:53:00Z"/>
          <w:lang w:val="en-US"/>
        </w:rPr>
      </w:pPr>
      <w:ins w:id="1548" w:author="Hạnh Nhi" w:date="2025-12-15T01:53:00Z">
        <w:r w:rsidRPr="009F4BFC">
          <w:rPr>
            <w:i/>
            <w:iCs/>
            <w:lang w:val="en-US"/>
          </w:rPr>
          <w:t>Cáp quang không được bẻ cong vì sẽ phá vỡ phản xạ toàn phần của ánh sáng.</w:t>
        </w:r>
      </w:ins>
    </w:p>
    <w:p w14:paraId="018C96A5" w14:textId="1AE0760F" w:rsidR="009F4BFC" w:rsidRDefault="002469CB" w:rsidP="002469CB">
      <w:pPr>
        <w:pStyle w:val="Heading3"/>
        <w:numPr>
          <w:ilvl w:val="0"/>
          <w:numId w:val="122"/>
        </w:numPr>
        <w:rPr>
          <w:ins w:id="1549" w:author="Hạnh Nhi" w:date="2025-12-15T01:54:00Z" w16du:dateUtc="2025-12-14T18:54:00Z"/>
        </w:rPr>
      </w:pPr>
      <w:bookmarkStart w:id="1550" w:name="_Toc216676107"/>
      <w:ins w:id="1551" w:author="Hạnh Nhi" w:date="2025-12-15T01:53:00Z" w16du:dateUtc="2025-12-14T18:53:00Z">
        <w:r w:rsidRPr="002469CB">
          <w:t>Fiber construction</w:t>
        </w:r>
      </w:ins>
      <w:bookmarkEnd w:id="1550"/>
    </w:p>
    <w:p w14:paraId="1E0F9680" w14:textId="38BAC510" w:rsidR="002469CB" w:rsidRDefault="002469CB" w:rsidP="002469CB">
      <w:pPr>
        <w:rPr>
          <w:ins w:id="1552" w:author="Hạnh Nhi" w:date="2025-12-15T01:56:00Z" w16du:dateUtc="2025-12-14T18:56:00Z"/>
        </w:rPr>
      </w:pPr>
      <w:ins w:id="1553" w:author="Hạnh Nhi" w:date="2025-12-15T01:54:00Z" w16du:dateUtc="2025-12-14T18:54:00Z">
        <w:r w:rsidRPr="002469CB">
          <w:rPr>
            <w:noProof/>
          </w:rPr>
          <w:lastRenderedPageBreak/>
          <w:drawing>
            <wp:inline distT="0" distB="0" distL="0" distR="0" wp14:anchorId="7026CDE0" wp14:editId="1DF1951E">
              <wp:extent cx="4184650" cy="2227076"/>
              <wp:effectExtent l="0" t="0" r="6350" b="1905"/>
              <wp:docPr id="1253848736" name="Picture 1" descr="A diagram of a cab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53848736" name="Picture 1" descr="A diagram of a cable&#10;&#10;AI-generated content may be incorrect."/>
                      <pic:cNvPicPr/>
                    </pic:nvPicPr>
                    <pic:blipFill>
                      <a:blip r:embed="rId8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3269" cy="22316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AFA0FD8" w14:textId="68620E0C" w:rsidR="002469CB" w:rsidRPr="002469CB" w:rsidRDefault="002469CB">
      <w:pPr>
        <w:numPr>
          <w:ilvl w:val="0"/>
          <w:numId w:val="119"/>
        </w:numPr>
        <w:spacing w:after="0" w:line="360" w:lineRule="auto"/>
        <w:rPr>
          <w:ins w:id="1554" w:author="Hạnh Nhi" w:date="2025-12-15T01:56:00Z"/>
          <w:lang w:val="en-US"/>
        </w:rPr>
        <w:pPrChange w:id="1555" w:author="Hạnh Nhi" w:date="2025-12-15T01:56:00Z" w16du:dateUtc="2025-12-14T18:56:00Z">
          <w:pPr/>
        </w:pPrChange>
      </w:pPr>
      <w:ins w:id="1556" w:author="Hạnh Nhi" w:date="2025-12-15T01:56:00Z">
        <w:r w:rsidRPr="002469CB">
          <w:rPr>
            <w:lang w:val="en-US"/>
            <w:rPrChange w:id="1557" w:author="Hạnh Nhi" w:date="2025-12-15T01:56:00Z" w16du:dateUtc="2025-12-14T18:56:00Z">
              <w:rPr>
                <w:b/>
                <w:bCs/>
                <w:lang w:val="en-US"/>
              </w:rPr>
            </w:rPrChange>
          </w:rPr>
          <w:t>Outer jacket</w:t>
        </w:r>
        <w:r w:rsidRPr="002469CB">
          <w:rPr>
            <w:lang w:val="en-US"/>
          </w:rPr>
          <w:t xml:space="preserve"> → Vỏ ngoài</w:t>
        </w:r>
      </w:ins>
    </w:p>
    <w:p w14:paraId="663EC7B4" w14:textId="5DD410A1" w:rsidR="002469CB" w:rsidRPr="002469CB" w:rsidRDefault="002469CB">
      <w:pPr>
        <w:numPr>
          <w:ilvl w:val="0"/>
          <w:numId w:val="119"/>
        </w:numPr>
        <w:spacing w:after="0" w:line="360" w:lineRule="auto"/>
        <w:rPr>
          <w:ins w:id="1558" w:author="Hạnh Nhi" w:date="2025-12-15T01:56:00Z"/>
          <w:lang w:val="en-US"/>
        </w:rPr>
        <w:pPrChange w:id="1559" w:author="Hạnh Nhi" w:date="2025-12-15T01:56:00Z" w16du:dateUtc="2025-12-14T18:56:00Z">
          <w:pPr/>
        </w:pPrChange>
      </w:pPr>
      <w:ins w:id="1560" w:author="Hạnh Nhi" w:date="2025-12-15T01:56:00Z">
        <w:r w:rsidRPr="002469CB">
          <w:rPr>
            <w:lang w:val="en-US"/>
            <w:rPrChange w:id="1561" w:author="Hạnh Nhi" w:date="2025-12-15T01:56:00Z" w16du:dateUtc="2025-12-14T18:56:00Z">
              <w:rPr>
                <w:b/>
                <w:bCs/>
                <w:lang w:val="en-US"/>
              </w:rPr>
            </w:rPrChange>
          </w:rPr>
          <w:t>Du Pont Kevlar for strength</w:t>
        </w:r>
        <w:r w:rsidRPr="002469CB">
          <w:rPr>
            <w:lang w:val="en-US"/>
          </w:rPr>
          <w:t xml:space="preserve"> → Sợi Kevlar tăng độ bền (chịu kéo)</w:t>
        </w:r>
      </w:ins>
    </w:p>
    <w:p w14:paraId="11803682" w14:textId="383A7E37" w:rsidR="002469CB" w:rsidRPr="002469CB" w:rsidRDefault="002469CB">
      <w:pPr>
        <w:numPr>
          <w:ilvl w:val="0"/>
          <w:numId w:val="119"/>
        </w:numPr>
        <w:spacing w:after="0" w:line="360" w:lineRule="auto"/>
        <w:rPr>
          <w:ins w:id="1562" w:author="Hạnh Nhi" w:date="2025-12-15T01:56:00Z"/>
          <w:lang w:val="en-US"/>
        </w:rPr>
        <w:pPrChange w:id="1563" w:author="Hạnh Nhi" w:date="2025-12-15T01:56:00Z" w16du:dateUtc="2025-12-14T18:56:00Z">
          <w:pPr/>
        </w:pPrChange>
      </w:pPr>
      <w:ins w:id="1564" w:author="Hạnh Nhi" w:date="2025-12-15T01:56:00Z">
        <w:r w:rsidRPr="002469CB">
          <w:rPr>
            <w:lang w:val="en-US"/>
            <w:rPrChange w:id="1565" w:author="Hạnh Nhi" w:date="2025-12-15T01:56:00Z" w16du:dateUtc="2025-12-14T18:56:00Z">
              <w:rPr>
                <w:b/>
                <w:bCs/>
                <w:lang w:val="en-US"/>
              </w:rPr>
            </w:rPrChange>
          </w:rPr>
          <w:t>Plastic buffer</w:t>
        </w:r>
        <w:r w:rsidRPr="002469CB">
          <w:rPr>
            <w:lang w:val="en-US"/>
          </w:rPr>
          <w:t xml:space="preserve"> → Lớp đệm nhựa</w:t>
        </w:r>
      </w:ins>
    </w:p>
    <w:p w14:paraId="7EB7E533" w14:textId="0D71084D" w:rsidR="002469CB" w:rsidRPr="002469CB" w:rsidRDefault="002469CB">
      <w:pPr>
        <w:numPr>
          <w:ilvl w:val="0"/>
          <w:numId w:val="119"/>
        </w:numPr>
        <w:spacing w:after="0" w:line="360" w:lineRule="auto"/>
        <w:rPr>
          <w:ins w:id="1566" w:author="Hạnh Nhi" w:date="2025-12-15T01:56:00Z"/>
          <w:lang w:val="en-US"/>
        </w:rPr>
        <w:pPrChange w:id="1567" w:author="Hạnh Nhi" w:date="2025-12-15T01:56:00Z" w16du:dateUtc="2025-12-14T18:56:00Z">
          <w:pPr/>
        </w:pPrChange>
      </w:pPr>
      <w:ins w:id="1568" w:author="Hạnh Nhi" w:date="2025-12-15T01:56:00Z">
        <w:r w:rsidRPr="002469CB">
          <w:rPr>
            <w:lang w:val="en-US"/>
            <w:rPrChange w:id="1569" w:author="Hạnh Nhi" w:date="2025-12-15T01:56:00Z" w16du:dateUtc="2025-12-14T18:56:00Z">
              <w:rPr>
                <w:b/>
                <w:bCs/>
                <w:lang w:val="en-US"/>
              </w:rPr>
            </w:rPrChange>
          </w:rPr>
          <w:t>Cladding</w:t>
        </w:r>
        <w:r w:rsidRPr="002469CB">
          <w:rPr>
            <w:lang w:val="en-US"/>
          </w:rPr>
          <w:t xml:space="preserve"> → Lớp bao (lớp phản xạ)</w:t>
        </w:r>
      </w:ins>
    </w:p>
    <w:p w14:paraId="7075B375" w14:textId="411948DC" w:rsidR="002469CB" w:rsidRPr="002469CB" w:rsidRDefault="002469CB" w:rsidP="002469CB">
      <w:pPr>
        <w:numPr>
          <w:ilvl w:val="0"/>
          <w:numId w:val="119"/>
        </w:numPr>
        <w:spacing w:after="0" w:line="360" w:lineRule="auto"/>
        <w:rPr>
          <w:ins w:id="1570" w:author="Hạnh Nhi" w:date="2025-12-15T01:56:00Z" w16du:dateUtc="2025-12-14T18:56:00Z"/>
          <w:lang w:val="en-US"/>
          <w:rPrChange w:id="1571" w:author="Hạnh Nhi" w:date="2025-12-15T01:56:00Z" w16du:dateUtc="2025-12-14T18:56:00Z">
            <w:rPr>
              <w:ins w:id="1572" w:author="Hạnh Nhi" w:date="2025-12-15T01:56:00Z" w16du:dateUtc="2025-12-14T18:56:00Z"/>
            </w:rPr>
          </w:rPrChange>
        </w:rPr>
      </w:pPr>
      <w:ins w:id="1573" w:author="Hạnh Nhi" w:date="2025-12-15T01:56:00Z">
        <w:r w:rsidRPr="002469CB">
          <w:rPr>
            <w:lang w:val="en-US"/>
            <w:rPrChange w:id="1574" w:author="Hạnh Nhi" w:date="2025-12-15T01:56:00Z" w16du:dateUtc="2025-12-14T18:56:00Z">
              <w:rPr>
                <w:b/>
                <w:bCs/>
                <w:lang w:val="en-US"/>
              </w:rPr>
            </w:rPrChange>
          </w:rPr>
          <w:t>Glass or plastic core</w:t>
        </w:r>
        <w:r w:rsidRPr="002469CB">
          <w:rPr>
            <w:lang w:val="en-US"/>
          </w:rPr>
          <w:t xml:space="preserve"> → Lõi thủy tinh hoặc nhựa (truyền ánh sáng)</w:t>
        </w:r>
      </w:ins>
    </w:p>
    <w:p w14:paraId="7CF992A7" w14:textId="77777777" w:rsidR="002469CB" w:rsidRPr="002469CB" w:rsidRDefault="002469CB">
      <w:pPr>
        <w:spacing w:after="0" w:line="360" w:lineRule="auto"/>
        <w:rPr>
          <w:ins w:id="1575" w:author="Hạnh Nhi" w:date="2025-12-15T01:56:00Z"/>
          <w:b/>
          <w:bCs/>
          <w:lang w:val="en-US"/>
        </w:rPr>
        <w:pPrChange w:id="1576" w:author="Hạnh Nhi" w:date="2025-12-15T01:56:00Z" w16du:dateUtc="2025-12-14T18:56:00Z">
          <w:pPr>
            <w:numPr>
              <w:numId w:val="123"/>
            </w:numPr>
            <w:tabs>
              <w:tab w:val="num" w:pos="720"/>
            </w:tabs>
            <w:spacing w:after="0" w:line="360" w:lineRule="auto"/>
            <w:ind w:left="720" w:hanging="360"/>
          </w:pPr>
        </w:pPrChange>
      </w:pPr>
      <w:ins w:id="1577" w:author="Hạnh Nhi" w:date="2025-12-15T01:56:00Z">
        <w:r w:rsidRPr="002469CB">
          <w:rPr>
            <w:rFonts w:ascii="Segoe UI Emoji" w:hAnsi="Segoe UI Emoji" w:cs="Segoe UI Emoji"/>
            <w:b/>
            <w:bCs/>
            <w:lang w:val="en-US"/>
          </w:rPr>
          <w:t>📌</w:t>
        </w:r>
        <w:r w:rsidRPr="002469CB">
          <w:rPr>
            <w:b/>
            <w:bCs/>
            <w:lang w:val="en-US"/>
          </w:rPr>
          <w:t xml:space="preserve"> Ghi nhớ nhanh để thi</w:t>
        </w:r>
      </w:ins>
    </w:p>
    <w:p w14:paraId="0D7BFC58" w14:textId="77777777" w:rsidR="002469CB" w:rsidRPr="002469CB" w:rsidRDefault="002469CB" w:rsidP="002469CB">
      <w:pPr>
        <w:numPr>
          <w:ilvl w:val="0"/>
          <w:numId w:val="123"/>
        </w:numPr>
        <w:spacing w:after="0" w:line="360" w:lineRule="auto"/>
        <w:rPr>
          <w:ins w:id="1578" w:author="Hạnh Nhi" w:date="2025-12-15T01:56:00Z"/>
          <w:lang w:val="en-US"/>
        </w:rPr>
      </w:pPr>
      <w:ins w:id="1579" w:author="Hạnh Nhi" w:date="2025-12-15T01:56:00Z">
        <w:r w:rsidRPr="002469CB">
          <w:rPr>
            <w:b/>
            <w:bCs/>
            <w:lang w:val="en-US"/>
          </w:rPr>
          <w:t>Core</w:t>
        </w:r>
        <w:r w:rsidRPr="002469CB">
          <w:rPr>
            <w:lang w:val="en-US"/>
          </w:rPr>
          <w:t>: truyền ánh sáng</w:t>
        </w:r>
      </w:ins>
    </w:p>
    <w:p w14:paraId="688C7031" w14:textId="77777777" w:rsidR="002469CB" w:rsidRPr="002469CB" w:rsidRDefault="002469CB" w:rsidP="002469CB">
      <w:pPr>
        <w:numPr>
          <w:ilvl w:val="0"/>
          <w:numId w:val="123"/>
        </w:numPr>
        <w:spacing w:after="0" w:line="360" w:lineRule="auto"/>
        <w:rPr>
          <w:ins w:id="1580" w:author="Hạnh Nhi" w:date="2025-12-15T01:56:00Z"/>
          <w:lang w:val="en-US"/>
        </w:rPr>
      </w:pPr>
      <w:ins w:id="1581" w:author="Hạnh Nhi" w:date="2025-12-15T01:56:00Z">
        <w:r w:rsidRPr="002469CB">
          <w:rPr>
            <w:b/>
            <w:bCs/>
            <w:lang w:val="en-US"/>
          </w:rPr>
          <w:t>Cladding</w:t>
        </w:r>
        <w:r w:rsidRPr="002469CB">
          <w:rPr>
            <w:lang w:val="en-US"/>
          </w:rPr>
          <w:t>: phản xạ toàn phần</w:t>
        </w:r>
      </w:ins>
    </w:p>
    <w:p w14:paraId="6EB8F8CA" w14:textId="77777777" w:rsidR="002469CB" w:rsidRPr="002469CB" w:rsidRDefault="002469CB" w:rsidP="002469CB">
      <w:pPr>
        <w:numPr>
          <w:ilvl w:val="0"/>
          <w:numId w:val="123"/>
        </w:numPr>
        <w:spacing w:after="0" w:line="360" w:lineRule="auto"/>
        <w:rPr>
          <w:ins w:id="1582" w:author="Hạnh Nhi" w:date="2025-12-15T01:56:00Z"/>
          <w:lang w:val="en-US"/>
        </w:rPr>
      </w:pPr>
      <w:ins w:id="1583" w:author="Hạnh Nhi" w:date="2025-12-15T01:56:00Z">
        <w:r w:rsidRPr="002469CB">
          <w:rPr>
            <w:b/>
            <w:bCs/>
            <w:lang w:val="en-US"/>
          </w:rPr>
          <w:t>Kevlar</w:t>
        </w:r>
        <w:r w:rsidRPr="002469CB">
          <w:rPr>
            <w:lang w:val="en-US"/>
          </w:rPr>
          <w:t>: chịu lực</w:t>
        </w:r>
      </w:ins>
    </w:p>
    <w:p w14:paraId="492D5A4A" w14:textId="77777777" w:rsidR="002469CB" w:rsidRPr="002469CB" w:rsidRDefault="002469CB" w:rsidP="002469CB">
      <w:pPr>
        <w:numPr>
          <w:ilvl w:val="0"/>
          <w:numId w:val="123"/>
        </w:numPr>
        <w:spacing w:after="0" w:line="360" w:lineRule="auto"/>
        <w:rPr>
          <w:ins w:id="1584" w:author="Hạnh Nhi" w:date="2025-12-15T01:56:00Z"/>
          <w:lang w:val="en-US"/>
        </w:rPr>
      </w:pPr>
      <w:ins w:id="1585" w:author="Hạnh Nhi" w:date="2025-12-15T01:56:00Z">
        <w:r w:rsidRPr="002469CB">
          <w:rPr>
            <w:b/>
            <w:bCs/>
            <w:lang w:val="en-US"/>
          </w:rPr>
          <w:t>Jacket</w:t>
        </w:r>
        <w:r w:rsidRPr="002469CB">
          <w:rPr>
            <w:lang w:val="en-US"/>
          </w:rPr>
          <w:t>: bảo vệ</w:t>
        </w:r>
      </w:ins>
    </w:p>
    <w:p w14:paraId="6BED9AED" w14:textId="77777777" w:rsidR="002469CB" w:rsidRPr="002469CB" w:rsidRDefault="002469CB" w:rsidP="002469CB">
      <w:pPr>
        <w:spacing w:after="0" w:line="360" w:lineRule="auto"/>
        <w:rPr>
          <w:ins w:id="1586" w:author="Hạnh Nhi" w:date="2025-12-15T01:56:00Z"/>
          <w:lang w:val="en-US"/>
        </w:rPr>
      </w:pPr>
      <w:ins w:id="1587" w:author="Hạnh Nhi" w:date="2025-12-15T01:56:00Z">
        <w:r w:rsidRPr="002469CB">
          <w:rPr>
            <w:rFonts w:ascii="Segoe UI Emoji" w:hAnsi="Segoe UI Emoji" w:cs="Segoe UI Emoji"/>
            <w:lang w:val="en-US"/>
          </w:rPr>
          <w:t>👉</w:t>
        </w:r>
        <w:r w:rsidRPr="002469CB">
          <w:rPr>
            <w:lang w:val="en-US"/>
          </w:rPr>
          <w:t xml:space="preserve"> </w:t>
        </w:r>
        <w:r w:rsidRPr="002469CB">
          <w:rPr>
            <w:b/>
            <w:bCs/>
            <w:lang w:val="en-US"/>
          </w:rPr>
          <w:t>Câu nhớ tủ:</w:t>
        </w:r>
      </w:ins>
    </w:p>
    <w:p w14:paraId="3B01EF40" w14:textId="29540FD4" w:rsidR="002469CB" w:rsidRPr="002469CB" w:rsidRDefault="002469CB">
      <w:pPr>
        <w:spacing w:after="0" w:line="360" w:lineRule="auto"/>
        <w:rPr>
          <w:ins w:id="1588" w:author="Hạnh Nhi" w:date="2025-12-15T01:54:00Z" w16du:dateUtc="2025-12-14T18:54:00Z"/>
        </w:rPr>
        <w:pPrChange w:id="1589" w:author="Hạnh Nhi" w:date="2025-12-15T01:56:00Z" w16du:dateUtc="2025-12-14T18:56:00Z">
          <w:pPr/>
        </w:pPrChange>
      </w:pPr>
      <w:ins w:id="1590" w:author="Hạnh Nhi" w:date="2025-12-15T01:56:00Z">
        <w:r w:rsidRPr="002469CB">
          <w:rPr>
            <w:i/>
            <w:iCs/>
            <w:lang w:val="en-US"/>
          </w:rPr>
          <w:t>Cáp quang gồm lõi truyền sáng, lớp cladding phản xạ, Kevlar chịu lực và vỏ ngoài bảo vệ.</w:t>
        </w:r>
      </w:ins>
    </w:p>
    <w:p w14:paraId="1A1F40C0" w14:textId="7C56EA0B" w:rsidR="002469CB" w:rsidRDefault="002469CB" w:rsidP="002469CB">
      <w:pPr>
        <w:pStyle w:val="Heading3"/>
        <w:numPr>
          <w:ilvl w:val="0"/>
          <w:numId w:val="122"/>
        </w:numPr>
        <w:rPr>
          <w:ins w:id="1591" w:author="Hạnh Nhi" w:date="2025-12-15T01:55:00Z" w16du:dateUtc="2025-12-14T18:55:00Z"/>
        </w:rPr>
      </w:pPr>
      <w:bookmarkStart w:id="1592" w:name="_Toc216676108"/>
      <w:ins w:id="1593" w:author="Hạnh Nhi" w:date="2025-12-15T01:54:00Z" w16du:dateUtc="2025-12-14T18:54:00Z">
        <w:r w:rsidRPr="002469CB">
          <w:t>Fiber-optic cable connectors</w:t>
        </w:r>
      </w:ins>
      <w:bookmarkEnd w:id="1592"/>
    </w:p>
    <w:p w14:paraId="40EF8A14" w14:textId="1EF99F8D" w:rsidR="002469CB" w:rsidRDefault="002469CB" w:rsidP="002469CB">
      <w:pPr>
        <w:rPr>
          <w:ins w:id="1594" w:author="Hạnh Nhi" w:date="2025-12-15T01:59:00Z" w16du:dateUtc="2025-12-14T18:59:00Z"/>
        </w:rPr>
      </w:pPr>
      <w:ins w:id="1595" w:author="Hạnh Nhi" w:date="2025-12-15T01:55:00Z" w16du:dateUtc="2025-12-14T18:55:00Z">
        <w:r w:rsidRPr="002469CB">
          <w:rPr>
            <w:noProof/>
          </w:rPr>
          <w:drawing>
            <wp:inline distT="0" distB="0" distL="0" distR="0" wp14:anchorId="696AA9C1" wp14:editId="0AD3653B">
              <wp:extent cx="4794250" cy="2266536"/>
              <wp:effectExtent l="0" t="0" r="6350" b="635"/>
              <wp:docPr id="212004143" name="Picture 1" descr="A diagram of a computer cab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2004143" name="Picture 1" descr="A diagram of a computer cable&#10;&#10;AI-generated content may be incorrect."/>
                      <pic:cNvPicPr/>
                    </pic:nvPicPr>
                    <pic:blipFill>
                      <a:blip r:embed="rId8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98656" cy="2268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596" w:author="Hạnh Nhi" w:date="2025-12-15T01:59:00Z" w16du:dateUtc="2025-12-14T18:59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296"/>
        <w:gridCol w:w="1304"/>
        <w:gridCol w:w="1317"/>
        <w:gridCol w:w="1956"/>
        <w:tblGridChange w:id="1597">
          <w:tblGrid>
            <w:gridCol w:w="5"/>
            <w:gridCol w:w="1150"/>
            <w:gridCol w:w="146"/>
            <w:gridCol w:w="1002"/>
            <w:gridCol w:w="302"/>
            <w:gridCol w:w="859"/>
            <w:gridCol w:w="458"/>
            <w:gridCol w:w="1357"/>
            <w:gridCol w:w="599"/>
          </w:tblGrid>
        </w:tblGridChange>
      </w:tblGrid>
      <w:tr w:rsidR="002469CB" w:rsidRPr="002469CB" w14:paraId="483C40C6" w14:textId="77777777" w:rsidTr="002469CB">
        <w:trPr>
          <w:ins w:id="1598" w:author="Hạnh Nhi" w:date="2025-12-15T01:59:00Z"/>
          <w:trPrChange w:id="1599" w:author="Hạnh Nhi" w:date="2025-12-15T01:59:00Z" w16du:dateUtc="2025-12-14T18:59:00Z">
            <w:trPr>
              <w:gridAfter w:val="0"/>
              <w:tblHeader/>
              <w:tblCellSpacing w:w="15" w:type="dxa"/>
            </w:trPr>
          </w:trPrChange>
        </w:trPr>
        <w:tc>
          <w:tcPr>
            <w:tcW w:w="0" w:type="auto"/>
            <w:hideMark/>
            <w:tcPrChange w:id="1600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8E085EB" w14:textId="77777777" w:rsidR="002469CB" w:rsidRPr="002469CB" w:rsidRDefault="002469CB" w:rsidP="002469CB">
            <w:pPr>
              <w:spacing w:after="160" w:line="278" w:lineRule="auto"/>
              <w:rPr>
                <w:ins w:id="1601" w:author="Hạnh Nhi" w:date="2025-12-15T01:59:00Z"/>
                <w:b/>
                <w:bCs/>
                <w:lang w:val="en-US"/>
              </w:rPr>
            </w:pPr>
            <w:ins w:id="1602" w:author="Hạnh Nhi" w:date="2025-12-15T01:59:00Z">
              <w:r w:rsidRPr="002469CB">
                <w:rPr>
                  <w:b/>
                  <w:bCs/>
                  <w:lang w:val="en-US"/>
                </w:rPr>
                <w:t>Connector</w:t>
              </w:r>
            </w:ins>
          </w:p>
        </w:tc>
        <w:tc>
          <w:tcPr>
            <w:tcW w:w="0" w:type="auto"/>
            <w:hideMark/>
            <w:tcPrChange w:id="1603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87E600A" w14:textId="77777777" w:rsidR="002469CB" w:rsidRPr="002469CB" w:rsidRDefault="002469CB" w:rsidP="002469CB">
            <w:pPr>
              <w:spacing w:after="160" w:line="278" w:lineRule="auto"/>
              <w:rPr>
                <w:ins w:id="1604" w:author="Hạnh Nhi" w:date="2025-12-15T01:59:00Z"/>
                <w:b/>
                <w:bCs/>
                <w:lang w:val="en-US"/>
              </w:rPr>
            </w:pPr>
            <w:ins w:id="1605" w:author="Hạnh Nhi" w:date="2025-12-15T01:59:00Z">
              <w:r w:rsidRPr="002469CB">
                <w:rPr>
                  <w:b/>
                  <w:bCs/>
                  <w:lang w:val="en-US"/>
                </w:rPr>
                <w:t>Hình dạng</w:t>
              </w:r>
            </w:ins>
          </w:p>
        </w:tc>
        <w:tc>
          <w:tcPr>
            <w:tcW w:w="0" w:type="auto"/>
            <w:hideMark/>
            <w:tcPrChange w:id="1606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337270A" w14:textId="77777777" w:rsidR="002469CB" w:rsidRPr="002469CB" w:rsidRDefault="002469CB" w:rsidP="002469CB">
            <w:pPr>
              <w:spacing w:after="160" w:line="278" w:lineRule="auto"/>
              <w:rPr>
                <w:ins w:id="1607" w:author="Hạnh Nhi" w:date="2025-12-15T01:59:00Z"/>
                <w:b/>
                <w:bCs/>
                <w:lang w:val="en-US"/>
              </w:rPr>
            </w:pPr>
            <w:ins w:id="1608" w:author="Hạnh Nhi" w:date="2025-12-15T01:59:00Z">
              <w:r w:rsidRPr="002469CB">
                <w:rPr>
                  <w:b/>
                  <w:bCs/>
                  <w:lang w:val="en-US"/>
                </w:rPr>
                <w:t>Cách khóa</w:t>
              </w:r>
            </w:ins>
          </w:p>
        </w:tc>
        <w:tc>
          <w:tcPr>
            <w:tcW w:w="0" w:type="auto"/>
            <w:hideMark/>
            <w:tcPrChange w:id="1609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5E18871" w14:textId="77777777" w:rsidR="002469CB" w:rsidRPr="002469CB" w:rsidRDefault="002469CB" w:rsidP="002469CB">
            <w:pPr>
              <w:spacing w:after="160" w:line="278" w:lineRule="auto"/>
              <w:rPr>
                <w:ins w:id="1610" w:author="Hạnh Nhi" w:date="2025-12-15T01:59:00Z"/>
                <w:b/>
                <w:bCs/>
                <w:lang w:val="en-US"/>
              </w:rPr>
            </w:pPr>
            <w:ins w:id="1611" w:author="Hạnh Nhi" w:date="2025-12-15T01:59:00Z">
              <w:r w:rsidRPr="002469CB">
                <w:rPr>
                  <w:b/>
                  <w:bCs/>
                  <w:lang w:val="en-US"/>
                </w:rPr>
                <w:t>Đặc điểm nổi bật</w:t>
              </w:r>
            </w:ins>
          </w:p>
        </w:tc>
      </w:tr>
      <w:tr w:rsidR="002469CB" w:rsidRPr="002469CB" w14:paraId="04A41054" w14:textId="77777777" w:rsidTr="002469CB">
        <w:trPr>
          <w:ins w:id="1612" w:author="Hạnh Nhi" w:date="2025-12-15T01:59:00Z"/>
          <w:trPrChange w:id="1613" w:author="Hạnh Nhi" w:date="2025-12-15T01:59:00Z" w16du:dateUtc="2025-12-14T18:59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1614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4A8DD115" w14:textId="77777777" w:rsidR="002469CB" w:rsidRPr="002469CB" w:rsidRDefault="002469CB" w:rsidP="002469CB">
            <w:pPr>
              <w:spacing w:after="160" w:line="278" w:lineRule="auto"/>
              <w:rPr>
                <w:ins w:id="1615" w:author="Hạnh Nhi" w:date="2025-12-15T01:59:00Z"/>
                <w:lang w:val="en-US"/>
              </w:rPr>
            </w:pPr>
            <w:ins w:id="1616" w:author="Hạnh Nhi" w:date="2025-12-15T01:59:00Z">
              <w:r w:rsidRPr="002469CB">
                <w:rPr>
                  <w:lang w:val="en-US"/>
                </w:rPr>
                <w:t>SC</w:t>
              </w:r>
            </w:ins>
          </w:p>
        </w:tc>
        <w:tc>
          <w:tcPr>
            <w:tcW w:w="0" w:type="auto"/>
            <w:hideMark/>
            <w:tcPrChange w:id="1617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D9AF4B6" w14:textId="77777777" w:rsidR="002469CB" w:rsidRPr="002469CB" w:rsidRDefault="002469CB" w:rsidP="002469CB">
            <w:pPr>
              <w:spacing w:after="160" w:line="278" w:lineRule="auto"/>
              <w:rPr>
                <w:ins w:id="1618" w:author="Hạnh Nhi" w:date="2025-12-15T01:59:00Z"/>
                <w:lang w:val="en-US"/>
              </w:rPr>
            </w:pPr>
            <w:ins w:id="1619" w:author="Hạnh Nhi" w:date="2025-12-15T01:59:00Z">
              <w:r w:rsidRPr="002469CB">
                <w:rPr>
                  <w:lang w:val="en-US"/>
                </w:rPr>
                <w:t>Vuông</w:t>
              </w:r>
            </w:ins>
          </w:p>
        </w:tc>
        <w:tc>
          <w:tcPr>
            <w:tcW w:w="0" w:type="auto"/>
            <w:hideMark/>
            <w:tcPrChange w:id="1620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CAABB09" w14:textId="77777777" w:rsidR="002469CB" w:rsidRPr="002469CB" w:rsidRDefault="002469CB" w:rsidP="002469CB">
            <w:pPr>
              <w:spacing w:after="160" w:line="278" w:lineRule="auto"/>
              <w:rPr>
                <w:ins w:id="1621" w:author="Hạnh Nhi" w:date="2025-12-15T01:59:00Z"/>
                <w:lang w:val="en-US"/>
              </w:rPr>
            </w:pPr>
            <w:ins w:id="1622" w:author="Hạnh Nhi" w:date="2025-12-15T01:59:00Z">
              <w:r w:rsidRPr="002469CB">
                <w:rPr>
                  <w:lang w:val="en-US"/>
                </w:rPr>
                <w:t>Push–pull</w:t>
              </w:r>
            </w:ins>
          </w:p>
        </w:tc>
        <w:tc>
          <w:tcPr>
            <w:tcW w:w="0" w:type="auto"/>
            <w:hideMark/>
            <w:tcPrChange w:id="1623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3CD64F11" w14:textId="77777777" w:rsidR="002469CB" w:rsidRPr="002469CB" w:rsidRDefault="002469CB" w:rsidP="002469CB">
            <w:pPr>
              <w:spacing w:after="160" w:line="278" w:lineRule="auto"/>
              <w:rPr>
                <w:ins w:id="1624" w:author="Hạnh Nhi" w:date="2025-12-15T01:59:00Z"/>
                <w:lang w:val="en-US"/>
              </w:rPr>
            </w:pPr>
            <w:ins w:id="1625" w:author="Hạnh Nhi" w:date="2025-12-15T01:59:00Z">
              <w:r w:rsidRPr="002469CB">
                <w:rPr>
                  <w:lang w:val="en-US"/>
                </w:rPr>
                <w:t>Phổ biến</w:t>
              </w:r>
            </w:ins>
          </w:p>
        </w:tc>
      </w:tr>
      <w:tr w:rsidR="002469CB" w:rsidRPr="002469CB" w14:paraId="6207BCA2" w14:textId="77777777" w:rsidTr="002469CB">
        <w:trPr>
          <w:ins w:id="1626" w:author="Hạnh Nhi" w:date="2025-12-15T01:59:00Z"/>
          <w:trPrChange w:id="1627" w:author="Hạnh Nhi" w:date="2025-12-15T01:59:00Z" w16du:dateUtc="2025-12-14T18:59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1628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25130F21" w14:textId="77777777" w:rsidR="002469CB" w:rsidRPr="002469CB" w:rsidRDefault="002469CB" w:rsidP="002469CB">
            <w:pPr>
              <w:spacing w:after="160" w:line="278" w:lineRule="auto"/>
              <w:rPr>
                <w:ins w:id="1629" w:author="Hạnh Nhi" w:date="2025-12-15T01:59:00Z"/>
                <w:lang w:val="en-US"/>
              </w:rPr>
            </w:pPr>
            <w:ins w:id="1630" w:author="Hạnh Nhi" w:date="2025-12-15T01:59:00Z">
              <w:r w:rsidRPr="002469CB">
                <w:rPr>
                  <w:lang w:val="en-US"/>
                </w:rPr>
                <w:t>ST</w:t>
              </w:r>
            </w:ins>
          </w:p>
        </w:tc>
        <w:tc>
          <w:tcPr>
            <w:tcW w:w="0" w:type="auto"/>
            <w:hideMark/>
            <w:tcPrChange w:id="1631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73829B2" w14:textId="77777777" w:rsidR="002469CB" w:rsidRPr="002469CB" w:rsidRDefault="002469CB" w:rsidP="002469CB">
            <w:pPr>
              <w:spacing w:after="160" w:line="278" w:lineRule="auto"/>
              <w:rPr>
                <w:ins w:id="1632" w:author="Hạnh Nhi" w:date="2025-12-15T01:59:00Z"/>
                <w:lang w:val="en-US"/>
              </w:rPr>
            </w:pPr>
            <w:ins w:id="1633" w:author="Hạnh Nhi" w:date="2025-12-15T01:59:00Z">
              <w:r w:rsidRPr="002469CB">
                <w:rPr>
                  <w:lang w:val="en-US"/>
                </w:rPr>
                <w:t>Tròn</w:t>
              </w:r>
            </w:ins>
          </w:p>
        </w:tc>
        <w:tc>
          <w:tcPr>
            <w:tcW w:w="0" w:type="auto"/>
            <w:hideMark/>
            <w:tcPrChange w:id="1634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0A48128" w14:textId="77777777" w:rsidR="002469CB" w:rsidRPr="002469CB" w:rsidRDefault="002469CB" w:rsidP="002469CB">
            <w:pPr>
              <w:spacing w:after="160" w:line="278" w:lineRule="auto"/>
              <w:rPr>
                <w:ins w:id="1635" w:author="Hạnh Nhi" w:date="2025-12-15T01:59:00Z"/>
                <w:lang w:val="en-US"/>
              </w:rPr>
            </w:pPr>
            <w:ins w:id="1636" w:author="Hạnh Nhi" w:date="2025-12-15T01:59:00Z">
              <w:r w:rsidRPr="002469CB">
                <w:rPr>
                  <w:lang w:val="en-US"/>
                </w:rPr>
                <w:t>Xoay</w:t>
              </w:r>
            </w:ins>
          </w:p>
        </w:tc>
        <w:tc>
          <w:tcPr>
            <w:tcW w:w="0" w:type="auto"/>
            <w:hideMark/>
            <w:tcPrChange w:id="1637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1FBC028" w14:textId="77777777" w:rsidR="002469CB" w:rsidRPr="002469CB" w:rsidRDefault="002469CB" w:rsidP="002469CB">
            <w:pPr>
              <w:spacing w:after="160" w:line="278" w:lineRule="auto"/>
              <w:rPr>
                <w:ins w:id="1638" w:author="Hạnh Nhi" w:date="2025-12-15T01:59:00Z"/>
                <w:lang w:val="en-US"/>
              </w:rPr>
            </w:pPr>
            <w:ins w:id="1639" w:author="Hạnh Nhi" w:date="2025-12-15T01:59:00Z">
              <w:r w:rsidRPr="002469CB">
                <w:rPr>
                  <w:lang w:val="en-US"/>
                </w:rPr>
                <w:t>Mạng cũ</w:t>
              </w:r>
            </w:ins>
          </w:p>
        </w:tc>
      </w:tr>
      <w:tr w:rsidR="002469CB" w:rsidRPr="002469CB" w14:paraId="49D5FEE9" w14:textId="77777777" w:rsidTr="002469CB">
        <w:trPr>
          <w:ins w:id="1640" w:author="Hạnh Nhi" w:date="2025-12-15T01:59:00Z"/>
          <w:trPrChange w:id="1641" w:author="Hạnh Nhi" w:date="2025-12-15T01:59:00Z" w16du:dateUtc="2025-12-14T18:59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1642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DDC87AA" w14:textId="77777777" w:rsidR="002469CB" w:rsidRPr="002469CB" w:rsidRDefault="002469CB" w:rsidP="002469CB">
            <w:pPr>
              <w:spacing w:after="160" w:line="278" w:lineRule="auto"/>
              <w:rPr>
                <w:ins w:id="1643" w:author="Hạnh Nhi" w:date="2025-12-15T01:59:00Z"/>
                <w:lang w:val="en-US"/>
              </w:rPr>
            </w:pPr>
            <w:ins w:id="1644" w:author="Hạnh Nhi" w:date="2025-12-15T01:59:00Z">
              <w:r w:rsidRPr="002469CB">
                <w:rPr>
                  <w:lang w:val="en-US"/>
                </w:rPr>
                <w:lastRenderedPageBreak/>
                <w:t>MT-RJ</w:t>
              </w:r>
            </w:ins>
          </w:p>
        </w:tc>
        <w:tc>
          <w:tcPr>
            <w:tcW w:w="0" w:type="auto"/>
            <w:hideMark/>
            <w:tcPrChange w:id="1645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04D656A" w14:textId="77777777" w:rsidR="002469CB" w:rsidRPr="002469CB" w:rsidRDefault="002469CB" w:rsidP="002469CB">
            <w:pPr>
              <w:spacing w:after="160" w:line="278" w:lineRule="auto"/>
              <w:rPr>
                <w:ins w:id="1646" w:author="Hạnh Nhi" w:date="2025-12-15T01:59:00Z"/>
                <w:lang w:val="en-US"/>
              </w:rPr>
            </w:pPr>
            <w:ins w:id="1647" w:author="Hạnh Nhi" w:date="2025-12-15T01:59:00Z">
              <w:r w:rsidRPr="002469CB">
                <w:rPr>
                  <w:lang w:val="en-US"/>
                </w:rPr>
                <w:t>Nhỏ gọn</w:t>
              </w:r>
            </w:ins>
          </w:p>
        </w:tc>
        <w:tc>
          <w:tcPr>
            <w:tcW w:w="0" w:type="auto"/>
            <w:hideMark/>
            <w:tcPrChange w:id="1648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438797C" w14:textId="77777777" w:rsidR="002469CB" w:rsidRPr="002469CB" w:rsidRDefault="002469CB" w:rsidP="002469CB">
            <w:pPr>
              <w:spacing w:after="160" w:line="278" w:lineRule="auto"/>
              <w:rPr>
                <w:ins w:id="1649" w:author="Hạnh Nhi" w:date="2025-12-15T01:59:00Z"/>
                <w:lang w:val="en-US"/>
              </w:rPr>
            </w:pPr>
            <w:ins w:id="1650" w:author="Hạnh Nhi" w:date="2025-12-15T01:59:00Z">
              <w:r w:rsidRPr="002469CB">
                <w:rPr>
                  <w:lang w:val="en-US"/>
                </w:rPr>
                <w:t>Snap-in</w:t>
              </w:r>
            </w:ins>
          </w:p>
        </w:tc>
        <w:tc>
          <w:tcPr>
            <w:tcW w:w="0" w:type="auto"/>
            <w:hideMark/>
            <w:tcPrChange w:id="1651" w:author="Hạnh Nhi" w:date="2025-12-15T01:59:00Z" w16du:dateUtc="2025-12-14T18:59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5996C20" w14:textId="77777777" w:rsidR="002469CB" w:rsidRPr="002469CB" w:rsidRDefault="002469CB" w:rsidP="002469CB">
            <w:pPr>
              <w:spacing w:after="160" w:line="278" w:lineRule="auto"/>
              <w:rPr>
                <w:ins w:id="1652" w:author="Hạnh Nhi" w:date="2025-12-15T01:59:00Z"/>
                <w:lang w:val="en-US"/>
              </w:rPr>
            </w:pPr>
            <w:ins w:id="1653" w:author="Hạnh Nhi" w:date="2025-12-15T01:59:00Z">
              <w:r w:rsidRPr="002469CB">
                <w:rPr>
                  <w:lang w:val="en-US"/>
                </w:rPr>
                <w:t>TX/RX chung</w:t>
              </w:r>
            </w:ins>
          </w:p>
        </w:tc>
      </w:tr>
    </w:tbl>
    <w:p w14:paraId="1F20A579" w14:textId="77777777" w:rsidR="002469CB" w:rsidRPr="002469CB" w:rsidRDefault="002469CB" w:rsidP="002469CB">
      <w:pPr>
        <w:rPr>
          <w:ins w:id="1654" w:author="Hạnh Nhi" w:date="2025-12-15T01:59:00Z"/>
          <w:lang w:val="en-US"/>
        </w:rPr>
      </w:pPr>
      <w:ins w:id="1655" w:author="Hạnh Nhi" w:date="2025-12-15T01:59:00Z">
        <w:r w:rsidRPr="002469CB">
          <w:rPr>
            <w:b/>
            <w:bCs/>
            <w:lang w:val="en-US"/>
          </w:rPr>
          <w:t>Câu nhớ tủ:</w:t>
        </w:r>
      </w:ins>
    </w:p>
    <w:p w14:paraId="3DB087FF" w14:textId="4EBE3890" w:rsidR="002469CB" w:rsidRPr="002469CB" w:rsidRDefault="002469CB" w:rsidP="002469CB">
      <w:pPr>
        <w:rPr>
          <w:ins w:id="1656" w:author="Hạnh Nhi" w:date="2025-12-15T01:56:00Z" w16du:dateUtc="2025-12-14T18:56:00Z"/>
        </w:rPr>
      </w:pPr>
      <w:ins w:id="1657" w:author="Hạnh Nhi" w:date="2025-12-15T01:59:00Z">
        <w:r w:rsidRPr="002469CB">
          <w:rPr>
            <w:i/>
            <w:iCs/>
            <w:lang w:val="en-US"/>
          </w:rPr>
          <w:t>SC vuông – ST xoay – MT-RJ nhỏ gọn TX/RX chung.</w:t>
        </w:r>
      </w:ins>
    </w:p>
    <w:p w14:paraId="235612CB" w14:textId="2CE2856E" w:rsidR="002469CB" w:rsidRDefault="002469CB">
      <w:pPr>
        <w:pStyle w:val="Heading3"/>
        <w:numPr>
          <w:ilvl w:val="0"/>
          <w:numId w:val="122"/>
        </w:numPr>
        <w:rPr>
          <w:ins w:id="1658" w:author="Hạnh Nhi" w:date="2025-12-15T01:59:00Z" w16du:dateUtc="2025-12-14T18:59:00Z"/>
        </w:rPr>
        <w:pPrChange w:id="1659" w:author="Hạnh Nhi" w:date="2025-12-15T01:59:00Z" w16du:dateUtc="2025-12-14T18:59:00Z">
          <w:pPr/>
        </w:pPrChange>
      </w:pPr>
      <w:bookmarkStart w:id="1660" w:name="_Toc216676109"/>
      <w:ins w:id="1661" w:author="Hạnh Nhi" w:date="2025-12-15T01:57:00Z" w16du:dateUtc="2025-12-14T18:57:00Z">
        <w:r w:rsidRPr="002469CB">
          <w:t>Pros and Cons for Optical Fiber Cable</w:t>
        </w:r>
      </w:ins>
      <w:bookmarkEnd w:id="1660"/>
    </w:p>
    <w:p w14:paraId="18A21C99" w14:textId="77777777" w:rsidR="002469CB" w:rsidRDefault="002469CB" w:rsidP="002469CB">
      <w:pPr>
        <w:rPr>
          <w:ins w:id="1662" w:author="Hạnh Nhi" w:date="2025-12-15T01:59:00Z" w16du:dateUtc="2025-12-14T18:59:00Z"/>
        </w:rPr>
      </w:pPr>
      <w:ins w:id="1663" w:author="Hạnh Nhi" w:date="2025-12-15T01:59:00Z" w16du:dateUtc="2025-12-14T18:59:00Z">
        <w:r>
          <w:t>Pros:</w:t>
        </w:r>
      </w:ins>
    </w:p>
    <w:p w14:paraId="1E2FCD96" w14:textId="77777777" w:rsidR="002469CB" w:rsidRDefault="002469CB" w:rsidP="002469CB">
      <w:pPr>
        <w:rPr>
          <w:ins w:id="1664" w:author="Hạnh Nhi" w:date="2025-12-15T01:59:00Z" w16du:dateUtc="2025-12-14T18:59:00Z"/>
        </w:rPr>
      </w:pPr>
      <w:ins w:id="1665" w:author="Hạnh Nhi" w:date="2025-12-15T01:59:00Z" w16du:dateUtc="2025-12-14T18:59:00Z">
        <w:r>
          <w:t>• Higher bandwidth</w:t>
        </w:r>
      </w:ins>
    </w:p>
    <w:p w14:paraId="20DE85E3" w14:textId="5EC91838" w:rsidR="002469CB" w:rsidRDefault="002469CB" w:rsidP="002469CB">
      <w:pPr>
        <w:rPr>
          <w:ins w:id="1666" w:author="Hạnh Nhi" w:date="2025-12-15T01:59:00Z" w16du:dateUtc="2025-12-14T18:59:00Z"/>
        </w:rPr>
      </w:pPr>
      <w:ins w:id="1667" w:author="Hạnh Nhi" w:date="2025-12-15T01:59:00Z" w16du:dateUtc="2025-12-14T18:59:00Z">
        <w:r>
          <w:t>• Less signal attenuation (50km without repeater; twisted pair and coaxial requires 5km per repeater)</w:t>
        </w:r>
      </w:ins>
    </w:p>
    <w:p w14:paraId="13C32651" w14:textId="77777777" w:rsidR="002469CB" w:rsidRDefault="002469CB" w:rsidP="002469CB">
      <w:pPr>
        <w:rPr>
          <w:ins w:id="1668" w:author="Hạnh Nhi" w:date="2025-12-15T01:59:00Z" w16du:dateUtc="2025-12-14T18:59:00Z"/>
        </w:rPr>
      </w:pPr>
      <w:ins w:id="1669" w:author="Hạnh Nhi" w:date="2025-12-15T01:59:00Z" w16du:dateUtc="2025-12-14T18:59:00Z">
        <w:r>
          <w:t>• Immune to electromagnetic interference</w:t>
        </w:r>
      </w:ins>
    </w:p>
    <w:p w14:paraId="40A1A487" w14:textId="77777777" w:rsidR="002469CB" w:rsidRDefault="002469CB" w:rsidP="002469CB">
      <w:pPr>
        <w:rPr>
          <w:ins w:id="1670" w:author="Hạnh Nhi" w:date="2025-12-15T01:59:00Z" w16du:dateUtc="2025-12-14T18:59:00Z"/>
        </w:rPr>
      </w:pPr>
      <w:ins w:id="1671" w:author="Hạnh Nhi" w:date="2025-12-15T01:59:00Z" w16du:dateUtc="2025-12-14T18:59:00Z">
        <w:r>
          <w:t>• Resistance to corrosive materials</w:t>
        </w:r>
      </w:ins>
    </w:p>
    <w:p w14:paraId="1431A43D" w14:textId="77777777" w:rsidR="002469CB" w:rsidRDefault="002469CB" w:rsidP="002469CB">
      <w:pPr>
        <w:rPr>
          <w:ins w:id="1672" w:author="Hạnh Nhi" w:date="2025-12-15T01:59:00Z" w16du:dateUtc="2025-12-14T18:59:00Z"/>
        </w:rPr>
      </w:pPr>
      <w:ins w:id="1673" w:author="Hạnh Nhi" w:date="2025-12-15T01:59:00Z" w16du:dateUtc="2025-12-14T18:59:00Z">
        <w:r>
          <w:t>• Light weight</w:t>
        </w:r>
      </w:ins>
    </w:p>
    <w:p w14:paraId="4F767FCA" w14:textId="77777777" w:rsidR="002469CB" w:rsidRDefault="002469CB" w:rsidP="002469CB">
      <w:pPr>
        <w:rPr>
          <w:ins w:id="1674" w:author="Hạnh Nhi" w:date="2025-12-15T01:59:00Z" w16du:dateUtc="2025-12-14T18:59:00Z"/>
        </w:rPr>
      </w:pPr>
      <w:ins w:id="1675" w:author="Hạnh Nhi" w:date="2025-12-15T01:59:00Z" w16du:dateUtc="2025-12-14T18:59:00Z">
        <w:r>
          <w:t>• Good resist to tapping</w:t>
        </w:r>
      </w:ins>
    </w:p>
    <w:p w14:paraId="10115B1A" w14:textId="77777777" w:rsidR="002469CB" w:rsidRDefault="002469CB" w:rsidP="002469CB">
      <w:pPr>
        <w:rPr>
          <w:ins w:id="1676" w:author="Hạnh Nhi" w:date="2025-12-15T01:59:00Z" w16du:dateUtc="2025-12-14T18:59:00Z"/>
        </w:rPr>
      </w:pPr>
      <w:ins w:id="1677" w:author="Hạnh Nhi" w:date="2025-12-15T01:59:00Z" w16du:dateUtc="2025-12-14T18:59:00Z">
        <w:r>
          <w:t>Cons:</w:t>
        </w:r>
      </w:ins>
    </w:p>
    <w:p w14:paraId="04E0AB72" w14:textId="77777777" w:rsidR="002469CB" w:rsidRDefault="002469CB" w:rsidP="002469CB">
      <w:pPr>
        <w:rPr>
          <w:ins w:id="1678" w:author="Hạnh Nhi" w:date="2025-12-15T01:59:00Z" w16du:dateUtc="2025-12-14T18:59:00Z"/>
        </w:rPr>
      </w:pPr>
      <w:ins w:id="1679" w:author="Hạnh Nhi" w:date="2025-12-15T01:59:00Z" w16du:dateUtc="2025-12-14T18:59:00Z">
        <w:r>
          <w:t>• Installation and maintance</w:t>
        </w:r>
      </w:ins>
    </w:p>
    <w:p w14:paraId="3A1DF454" w14:textId="77777777" w:rsidR="002469CB" w:rsidRDefault="002469CB" w:rsidP="002469CB">
      <w:pPr>
        <w:rPr>
          <w:ins w:id="1680" w:author="Hạnh Nhi" w:date="2025-12-15T01:59:00Z" w16du:dateUtc="2025-12-14T18:59:00Z"/>
        </w:rPr>
      </w:pPr>
      <w:ins w:id="1681" w:author="Hạnh Nhi" w:date="2025-12-15T01:59:00Z" w16du:dateUtc="2025-12-14T18:59:00Z">
        <w:r>
          <w:t>• One direction communication for one line (not duplex)</w:t>
        </w:r>
      </w:ins>
    </w:p>
    <w:p w14:paraId="225E8D88" w14:textId="2A331209" w:rsidR="002469CB" w:rsidRDefault="002469CB" w:rsidP="002469CB">
      <w:pPr>
        <w:rPr>
          <w:ins w:id="1682" w:author="Hạnh Nhi" w:date="2025-12-15T02:00:00Z" w16du:dateUtc="2025-12-14T19:00:00Z"/>
        </w:rPr>
      </w:pPr>
      <w:ins w:id="1683" w:author="Hạnh Nhi" w:date="2025-12-15T01:59:00Z" w16du:dateUtc="2025-12-14T18:59:00Z">
        <w:r>
          <w:t>• Cost</w:t>
        </w:r>
      </w:ins>
    </w:p>
    <w:p w14:paraId="08C0DC9F" w14:textId="77777777" w:rsidR="002469CB" w:rsidRPr="002469CB" w:rsidRDefault="002469CB">
      <w:pPr>
        <w:spacing w:after="0" w:line="360" w:lineRule="auto"/>
        <w:rPr>
          <w:ins w:id="1684" w:author="Hạnh Nhi" w:date="2025-12-15T02:00:00Z"/>
          <w:b/>
          <w:bCs/>
          <w:lang w:val="en-US"/>
        </w:rPr>
        <w:pPrChange w:id="1685" w:author="Hạnh Nhi" w:date="2025-12-15T02:00:00Z" w16du:dateUtc="2025-12-14T19:00:00Z">
          <w:pPr/>
        </w:pPrChange>
      </w:pPr>
      <w:ins w:id="1686" w:author="Hạnh Nhi" w:date="2025-12-15T02:00:00Z">
        <w:r w:rsidRPr="002469CB">
          <w:rPr>
            <w:rFonts w:ascii="Segoe UI Emoji" w:hAnsi="Segoe UI Emoji" w:cs="Segoe UI Emoji"/>
            <w:b/>
            <w:bCs/>
            <w:lang w:val="en-US"/>
          </w:rPr>
          <w:t>✅</w:t>
        </w:r>
        <w:r w:rsidRPr="002469CB">
          <w:rPr>
            <w:b/>
            <w:bCs/>
            <w:lang w:val="en-US"/>
          </w:rPr>
          <w:t xml:space="preserve"> Pros (Ưu điểm)</w:t>
        </w:r>
      </w:ins>
    </w:p>
    <w:p w14:paraId="69DC6A18" w14:textId="77777777" w:rsidR="002469CB" w:rsidRPr="002469CB" w:rsidRDefault="002469CB">
      <w:pPr>
        <w:numPr>
          <w:ilvl w:val="0"/>
          <w:numId w:val="124"/>
        </w:numPr>
        <w:spacing w:after="0" w:line="360" w:lineRule="auto"/>
        <w:rPr>
          <w:ins w:id="1687" w:author="Hạnh Nhi" w:date="2025-12-15T02:00:00Z"/>
          <w:lang w:val="en-US"/>
        </w:rPr>
        <w:pPrChange w:id="1688" w:author="Hạnh Nhi" w:date="2025-12-15T02:00:00Z" w16du:dateUtc="2025-12-14T19:00:00Z">
          <w:pPr>
            <w:numPr>
              <w:numId w:val="124"/>
            </w:numPr>
            <w:tabs>
              <w:tab w:val="num" w:pos="720"/>
            </w:tabs>
            <w:ind w:left="720" w:hanging="360"/>
          </w:pPr>
        </w:pPrChange>
      </w:pPr>
      <w:ins w:id="1689" w:author="Hạnh Nhi" w:date="2025-12-15T02:00:00Z">
        <w:r w:rsidRPr="002469CB">
          <w:rPr>
            <w:lang w:val="en-US"/>
            <w:rPrChange w:id="1690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Băng thông cao</w:t>
        </w:r>
      </w:ins>
    </w:p>
    <w:p w14:paraId="47DF0C9C" w14:textId="77777777" w:rsidR="002469CB" w:rsidRPr="002469CB" w:rsidRDefault="002469CB">
      <w:pPr>
        <w:numPr>
          <w:ilvl w:val="0"/>
          <w:numId w:val="124"/>
        </w:numPr>
        <w:spacing w:after="0" w:line="360" w:lineRule="auto"/>
        <w:rPr>
          <w:ins w:id="1691" w:author="Hạnh Nhi" w:date="2025-12-15T02:00:00Z"/>
          <w:lang w:val="en-US"/>
        </w:rPr>
        <w:pPrChange w:id="1692" w:author="Hạnh Nhi" w:date="2025-12-15T02:00:00Z" w16du:dateUtc="2025-12-14T19:00:00Z">
          <w:pPr>
            <w:numPr>
              <w:numId w:val="124"/>
            </w:numPr>
            <w:tabs>
              <w:tab w:val="num" w:pos="720"/>
            </w:tabs>
            <w:ind w:left="720" w:hanging="360"/>
          </w:pPr>
        </w:pPrChange>
      </w:pPr>
      <w:ins w:id="1693" w:author="Hạnh Nhi" w:date="2025-12-15T02:00:00Z">
        <w:r w:rsidRPr="002469CB">
          <w:rPr>
            <w:lang w:val="en-US"/>
            <w:rPrChange w:id="1694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Suy hao tín hiệu thấp</w:t>
        </w:r>
        <w:r w:rsidRPr="002469CB">
          <w:rPr>
            <w:lang w:val="en-US"/>
          </w:rPr>
          <w:br/>
          <w:t xml:space="preserve">→ Có thể truyền </w:t>
        </w:r>
        <w:r w:rsidRPr="002469CB">
          <w:rPr>
            <w:lang w:val="en-US"/>
            <w:rPrChange w:id="1695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~50 km không cần repeater</w:t>
        </w:r>
        <w:r w:rsidRPr="002469CB">
          <w:rPr>
            <w:lang w:val="en-US"/>
          </w:rPr>
          <w:br/>
          <w:t xml:space="preserve">(trong khi cáp xoắn đôi và cáp đồng trục cần repeater mỗi </w:t>
        </w:r>
        <w:r w:rsidRPr="002469CB">
          <w:rPr>
            <w:lang w:val="en-US"/>
            <w:rPrChange w:id="1696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~5 km</w:t>
        </w:r>
        <w:r w:rsidRPr="002469CB">
          <w:rPr>
            <w:lang w:val="en-US"/>
          </w:rPr>
          <w:t>)</w:t>
        </w:r>
      </w:ins>
    </w:p>
    <w:p w14:paraId="52F39A1B" w14:textId="77777777" w:rsidR="002469CB" w:rsidRPr="002469CB" w:rsidRDefault="002469CB">
      <w:pPr>
        <w:numPr>
          <w:ilvl w:val="0"/>
          <w:numId w:val="124"/>
        </w:numPr>
        <w:spacing w:after="0" w:line="360" w:lineRule="auto"/>
        <w:rPr>
          <w:ins w:id="1697" w:author="Hạnh Nhi" w:date="2025-12-15T02:00:00Z"/>
          <w:lang w:val="en-US"/>
        </w:rPr>
        <w:pPrChange w:id="1698" w:author="Hạnh Nhi" w:date="2025-12-15T02:00:00Z" w16du:dateUtc="2025-12-14T19:00:00Z">
          <w:pPr>
            <w:numPr>
              <w:numId w:val="124"/>
            </w:numPr>
            <w:tabs>
              <w:tab w:val="num" w:pos="720"/>
            </w:tabs>
            <w:ind w:left="720" w:hanging="360"/>
          </w:pPr>
        </w:pPrChange>
      </w:pPr>
      <w:ins w:id="1699" w:author="Hạnh Nhi" w:date="2025-12-15T02:00:00Z">
        <w:r w:rsidRPr="002469CB">
          <w:rPr>
            <w:lang w:val="en-US"/>
            <w:rPrChange w:id="1700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Không bị nhiễu điện từ (EMI)</w:t>
        </w:r>
      </w:ins>
    </w:p>
    <w:p w14:paraId="666BEB0D" w14:textId="77777777" w:rsidR="002469CB" w:rsidRPr="002469CB" w:rsidRDefault="002469CB">
      <w:pPr>
        <w:numPr>
          <w:ilvl w:val="0"/>
          <w:numId w:val="124"/>
        </w:numPr>
        <w:spacing w:after="0" w:line="360" w:lineRule="auto"/>
        <w:rPr>
          <w:ins w:id="1701" w:author="Hạnh Nhi" w:date="2025-12-15T02:00:00Z"/>
          <w:lang w:val="en-US"/>
        </w:rPr>
        <w:pPrChange w:id="1702" w:author="Hạnh Nhi" w:date="2025-12-15T02:00:00Z" w16du:dateUtc="2025-12-14T19:00:00Z">
          <w:pPr>
            <w:numPr>
              <w:numId w:val="124"/>
            </w:numPr>
            <w:tabs>
              <w:tab w:val="num" w:pos="720"/>
            </w:tabs>
            <w:ind w:left="720" w:hanging="360"/>
          </w:pPr>
        </w:pPrChange>
      </w:pPr>
      <w:ins w:id="1703" w:author="Hạnh Nhi" w:date="2025-12-15T02:00:00Z">
        <w:r w:rsidRPr="002469CB">
          <w:rPr>
            <w:lang w:val="en-US"/>
            <w:rPrChange w:id="1704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Chống ăn mòn tốt</w:t>
        </w:r>
      </w:ins>
    </w:p>
    <w:p w14:paraId="55254B7B" w14:textId="77777777" w:rsidR="002469CB" w:rsidRPr="002469CB" w:rsidRDefault="002469CB">
      <w:pPr>
        <w:numPr>
          <w:ilvl w:val="0"/>
          <w:numId w:val="124"/>
        </w:numPr>
        <w:spacing w:after="0" w:line="360" w:lineRule="auto"/>
        <w:rPr>
          <w:ins w:id="1705" w:author="Hạnh Nhi" w:date="2025-12-15T02:00:00Z"/>
          <w:lang w:val="en-US"/>
        </w:rPr>
        <w:pPrChange w:id="1706" w:author="Hạnh Nhi" w:date="2025-12-15T02:00:00Z" w16du:dateUtc="2025-12-14T19:00:00Z">
          <w:pPr>
            <w:numPr>
              <w:numId w:val="124"/>
            </w:numPr>
            <w:tabs>
              <w:tab w:val="num" w:pos="720"/>
            </w:tabs>
            <w:ind w:left="720" w:hanging="360"/>
          </w:pPr>
        </w:pPrChange>
      </w:pPr>
      <w:ins w:id="1707" w:author="Hạnh Nhi" w:date="2025-12-15T02:00:00Z">
        <w:r w:rsidRPr="002469CB">
          <w:rPr>
            <w:lang w:val="en-US"/>
            <w:rPrChange w:id="1708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Trọng lượng nhẹ</w:t>
        </w:r>
      </w:ins>
    </w:p>
    <w:p w14:paraId="72C9465B" w14:textId="035D9107" w:rsidR="002469CB" w:rsidRPr="002469CB" w:rsidRDefault="002469CB">
      <w:pPr>
        <w:numPr>
          <w:ilvl w:val="0"/>
          <w:numId w:val="124"/>
        </w:numPr>
        <w:spacing w:after="0" w:line="360" w:lineRule="auto"/>
        <w:rPr>
          <w:ins w:id="1709" w:author="Hạnh Nhi" w:date="2025-12-15T02:00:00Z"/>
          <w:lang w:val="en-US"/>
        </w:rPr>
        <w:pPrChange w:id="1710" w:author="Hạnh Nhi" w:date="2025-12-15T02:00:00Z" w16du:dateUtc="2025-12-14T19:00:00Z">
          <w:pPr/>
        </w:pPrChange>
      </w:pPr>
      <w:ins w:id="1711" w:author="Hạnh Nhi" w:date="2025-12-15T02:00:00Z">
        <w:r w:rsidRPr="002469CB">
          <w:rPr>
            <w:lang w:val="en-US"/>
            <w:rPrChange w:id="1712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Khó bị nghe lén (tapping)</w:t>
        </w:r>
        <w:r w:rsidRPr="002469CB">
          <w:rPr>
            <w:lang w:val="en-US"/>
          </w:rPr>
          <w:t xml:space="preserve"> → bảo mật cao</w:t>
        </w:r>
      </w:ins>
    </w:p>
    <w:p w14:paraId="2E9D0BCB" w14:textId="77777777" w:rsidR="002469CB" w:rsidRPr="002469CB" w:rsidRDefault="002469CB">
      <w:pPr>
        <w:spacing w:after="0" w:line="360" w:lineRule="auto"/>
        <w:rPr>
          <w:ins w:id="1713" w:author="Hạnh Nhi" w:date="2025-12-15T02:00:00Z"/>
          <w:b/>
          <w:bCs/>
          <w:lang w:val="en-US"/>
        </w:rPr>
        <w:pPrChange w:id="1714" w:author="Hạnh Nhi" w:date="2025-12-15T02:00:00Z" w16du:dateUtc="2025-12-14T19:00:00Z">
          <w:pPr/>
        </w:pPrChange>
      </w:pPr>
      <w:ins w:id="1715" w:author="Hạnh Nhi" w:date="2025-12-15T02:00:00Z">
        <w:r w:rsidRPr="002469CB">
          <w:rPr>
            <w:rFonts w:ascii="Segoe UI Emoji" w:hAnsi="Segoe UI Emoji" w:cs="Segoe UI Emoji"/>
            <w:b/>
            <w:bCs/>
            <w:lang w:val="en-US"/>
          </w:rPr>
          <w:t>❌</w:t>
        </w:r>
        <w:r w:rsidRPr="002469CB">
          <w:rPr>
            <w:b/>
            <w:bCs/>
            <w:lang w:val="en-US"/>
          </w:rPr>
          <w:t xml:space="preserve"> Cons (Nhược điểm)</w:t>
        </w:r>
      </w:ins>
    </w:p>
    <w:p w14:paraId="59DA329A" w14:textId="77777777" w:rsidR="002469CB" w:rsidRPr="002469CB" w:rsidRDefault="002469CB">
      <w:pPr>
        <w:numPr>
          <w:ilvl w:val="0"/>
          <w:numId w:val="125"/>
        </w:numPr>
        <w:spacing w:after="0" w:line="360" w:lineRule="auto"/>
        <w:rPr>
          <w:ins w:id="1716" w:author="Hạnh Nhi" w:date="2025-12-15T02:00:00Z"/>
          <w:lang w:val="en-US"/>
        </w:rPr>
        <w:pPrChange w:id="1717" w:author="Hạnh Nhi" w:date="2025-12-15T02:00:00Z" w16du:dateUtc="2025-12-14T19:00:00Z">
          <w:pPr>
            <w:numPr>
              <w:numId w:val="125"/>
            </w:numPr>
            <w:tabs>
              <w:tab w:val="num" w:pos="720"/>
            </w:tabs>
            <w:ind w:left="720" w:hanging="360"/>
          </w:pPr>
        </w:pPrChange>
      </w:pPr>
      <w:ins w:id="1718" w:author="Hạnh Nhi" w:date="2025-12-15T02:00:00Z">
        <w:r w:rsidRPr="002469CB">
          <w:rPr>
            <w:lang w:val="en-US"/>
            <w:rPrChange w:id="1719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Lắp đặt và bảo trì phức tạp</w:t>
        </w:r>
      </w:ins>
    </w:p>
    <w:p w14:paraId="22D41F34" w14:textId="6555D0C8" w:rsidR="002469CB" w:rsidRPr="002469CB" w:rsidRDefault="002469CB">
      <w:pPr>
        <w:numPr>
          <w:ilvl w:val="0"/>
          <w:numId w:val="125"/>
        </w:numPr>
        <w:spacing w:after="0" w:line="360" w:lineRule="auto"/>
        <w:rPr>
          <w:ins w:id="1720" w:author="Hạnh Nhi" w:date="2025-12-15T02:00:00Z"/>
          <w:lang w:val="en-US"/>
        </w:rPr>
        <w:pPrChange w:id="1721" w:author="Hạnh Nhi" w:date="2025-12-15T02:00:00Z" w16du:dateUtc="2025-12-14T19:00:00Z">
          <w:pPr>
            <w:numPr>
              <w:numId w:val="125"/>
            </w:numPr>
            <w:tabs>
              <w:tab w:val="num" w:pos="720"/>
            </w:tabs>
            <w:ind w:left="720" w:hanging="360"/>
          </w:pPr>
        </w:pPrChange>
      </w:pPr>
      <w:ins w:id="1722" w:author="Hạnh Nhi" w:date="2025-12-15T02:00:00Z">
        <w:r w:rsidRPr="002469CB">
          <w:rPr>
            <w:lang w:val="en-US"/>
            <w:rPrChange w:id="1723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Một sợi chỉ truyền một chiều</w:t>
        </w:r>
      </w:ins>
      <w:ins w:id="1724" w:author="Hạnh Nhi" w:date="2025-12-15T02:00:00Z" w16du:dateUtc="2025-12-14T19:00:00Z">
        <w:r>
          <w:t xml:space="preserve"> </w:t>
        </w:r>
      </w:ins>
      <w:ins w:id="1725" w:author="Hạnh Nhi" w:date="2025-12-15T02:00:00Z">
        <w:r w:rsidRPr="002469CB">
          <w:rPr>
            <w:lang w:val="en-US"/>
          </w:rPr>
          <w:t xml:space="preserve">→ Muốn </w:t>
        </w:r>
        <w:r w:rsidRPr="002469CB">
          <w:rPr>
            <w:lang w:val="en-US"/>
            <w:rPrChange w:id="1726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duplex</w:t>
        </w:r>
        <w:r w:rsidRPr="002469CB">
          <w:rPr>
            <w:lang w:val="en-US"/>
          </w:rPr>
          <w:t xml:space="preserve"> cần </w:t>
        </w:r>
        <w:r w:rsidRPr="002469CB">
          <w:rPr>
            <w:lang w:val="en-US"/>
            <w:rPrChange w:id="1727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hai sợi</w:t>
        </w:r>
      </w:ins>
    </w:p>
    <w:p w14:paraId="151C91DE" w14:textId="6B9072B4" w:rsidR="002469CB" w:rsidRPr="002469CB" w:rsidRDefault="002469CB">
      <w:pPr>
        <w:numPr>
          <w:ilvl w:val="0"/>
          <w:numId w:val="125"/>
        </w:numPr>
        <w:spacing w:after="0" w:line="360" w:lineRule="auto"/>
        <w:rPr>
          <w:ins w:id="1728" w:author="Hạnh Nhi" w:date="2025-12-15T02:00:00Z"/>
          <w:lang w:val="en-US"/>
        </w:rPr>
        <w:pPrChange w:id="1729" w:author="Hạnh Nhi" w:date="2025-12-15T02:00:00Z" w16du:dateUtc="2025-12-14T19:00:00Z">
          <w:pPr/>
        </w:pPrChange>
      </w:pPr>
      <w:ins w:id="1730" w:author="Hạnh Nhi" w:date="2025-12-15T02:00:00Z">
        <w:r w:rsidRPr="002469CB">
          <w:rPr>
            <w:lang w:val="en-US"/>
            <w:rPrChange w:id="1731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Chi phí cao</w:t>
        </w:r>
      </w:ins>
    </w:p>
    <w:p w14:paraId="0414BE9B" w14:textId="77777777" w:rsidR="002469CB" w:rsidRPr="002469CB" w:rsidRDefault="002469CB">
      <w:pPr>
        <w:spacing w:after="0" w:line="360" w:lineRule="auto"/>
        <w:rPr>
          <w:ins w:id="1732" w:author="Hạnh Nhi" w:date="2025-12-15T02:00:00Z"/>
          <w:lang w:val="en-US"/>
          <w:rPrChange w:id="1733" w:author="Hạnh Nhi" w:date="2025-12-15T02:00:00Z" w16du:dateUtc="2025-12-14T19:00:00Z">
            <w:rPr>
              <w:ins w:id="1734" w:author="Hạnh Nhi" w:date="2025-12-15T02:00:00Z"/>
              <w:b/>
              <w:bCs/>
              <w:lang w:val="en-US"/>
            </w:rPr>
          </w:rPrChange>
        </w:rPr>
        <w:pPrChange w:id="1735" w:author="Hạnh Nhi" w:date="2025-12-15T02:00:00Z" w16du:dateUtc="2025-12-14T19:00:00Z">
          <w:pPr>
            <w:numPr>
              <w:numId w:val="124"/>
            </w:numPr>
            <w:tabs>
              <w:tab w:val="num" w:pos="720"/>
            </w:tabs>
            <w:ind w:left="720" w:hanging="360"/>
          </w:pPr>
        </w:pPrChange>
      </w:pPr>
      <w:ins w:id="1736" w:author="Hạnh Nhi" w:date="2025-12-15T02:00:00Z">
        <w:r w:rsidRPr="002469CB">
          <w:rPr>
            <w:rFonts w:ascii="Segoe UI Emoji" w:hAnsi="Segoe UI Emoji" w:cs="Segoe UI Emoji"/>
            <w:lang w:val="en-US"/>
            <w:rPrChange w:id="1737" w:author="Hạnh Nhi" w:date="2025-12-15T02:00:00Z" w16du:dateUtc="2025-12-14T19:00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📌</w:t>
        </w:r>
        <w:r w:rsidRPr="002469CB">
          <w:rPr>
            <w:lang w:val="en-US"/>
            <w:rPrChange w:id="1738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 xml:space="preserve"> Ghi nhớ nhanh để thi</w:t>
        </w:r>
      </w:ins>
    </w:p>
    <w:p w14:paraId="2AE0E254" w14:textId="77777777" w:rsidR="002469CB" w:rsidRPr="002469CB" w:rsidRDefault="002469CB">
      <w:pPr>
        <w:numPr>
          <w:ilvl w:val="0"/>
          <w:numId w:val="126"/>
        </w:numPr>
        <w:spacing w:after="0" w:line="360" w:lineRule="auto"/>
        <w:rPr>
          <w:ins w:id="1739" w:author="Hạnh Nhi" w:date="2025-12-15T02:00:00Z"/>
          <w:lang w:val="en-US"/>
        </w:rPr>
        <w:pPrChange w:id="1740" w:author="Hạnh Nhi" w:date="2025-12-15T02:00:00Z" w16du:dateUtc="2025-12-14T19:00:00Z">
          <w:pPr>
            <w:numPr>
              <w:numId w:val="126"/>
            </w:numPr>
            <w:tabs>
              <w:tab w:val="num" w:pos="720"/>
            </w:tabs>
            <w:ind w:left="720" w:hanging="360"/>
          </w:pPr>
        </w:pPrChange>
      </w:pPr>
      <w:ins w:id="1741" w:author="Hạnh Nhi" w:date="2025-12-15T02:00:00Z">
        <w:r w:rsidRPr="002469CB">
          <w:rPr>
            <w:lang w:val="en-US"/>
            <w:rPrChange w:id="1742" w:author="Hạnh Nhi" w:date="2025-12-15T02:00:00Z" w16du:dateUtc="2025-12-14T19:00:00Z">
              <w:rPr>
                <w:b/>
                <w:bCs/>
                <w:lang w:val="en-US"/>
              </w:rPr>
            </w:rPrChange>
          </w:rPr>
          <w:t>Cáp quang mạnh về:</w:t>
        </w:r>
        <w:r w:rsidRPr="002469CB">
          <w:rPr>
            <w:lang w:val="en-US"/>
          </w:rPr>
          <w:t xml:space="preserve"> băng thông, khoảng cách, chống nhiễu, bảo mật</w:t>
        </w:r>
      </w:ins>
    </w:p>
    <w:p w14:paraId="105775D4" w14:textId="77777777" w:rsidR="002469CB" w:rsidRPr="002469CB" w:rsidRDefault="002469CB">
      <w:pPr>
        <w:numPr>
          <w:ilvl w:val="0"/>
          <w:numId w:val="126"/>
        </w:numPr>
        <w:spacing w:after="0" w:line="360" w:lineRule="auto"/>
        <w:rPr>
          <w:ins w:id="1743" w:author="Hạnh Nhi" w:date="2025-12-15T02:00:00Z"/>
          <w:lang w:val="en-US"/>
        </w:rPr>
        <w:pPrChange w:id="1744" w:author="Hạnh Nhi" w:date="2025-12-15T02:00:00Z" w16du:dateUtc="2025-12-14T19:00:00Z">
          <w:pPr>
            <w:numPr>
              <w:numId w:val="126"/>
            </w:numPr>
            <w:tabs>
              <w:tab w:val="num" w:pos="720"/>
            </w:tabs>
            <w:ind w:left="720" w:hanging="360"/>
          </w:pPr>
        </w:pPrChange>
      </w:pPr>
      <w:ins w:id="1745" w:author="Hạnh Nhi" w:date="2025-12-15T02:00:00Z">
        <w:r w:rsidRPr="002469CB">
          <w:rPr>
            <w:b/>
            <w:bCs/>
            <w:lang w:val="en-US"/>
          </w:rPr>
          <w:t>Yếu ở:</w:t>
        </w:r>
        <w:r w:rsidRPr="002469CB">
          <w:rPr>
            <w:lang w:val="en-US"/>
          </w:rPr>
          <w:t xml:space="preserve"> chi phí và thi công</w:t>
        </w:r>
      </w:ins>
    </w:p>
    <w:p w14:paraId="064FFA2B" w14:textId="77777777" w:rsidR="002469CB" w:rsidRPr="002469CB" w:rsidRDefault="002469CB">
      <w:pPr>
        <w:spacing w:after="0" w:line="360" w:lineRule="auto"/>
        <w:rPr>
          <w:ins w:id="1746" w:author="Hạnh Nhi" w:date="2025-12-15T02:00:00Z"/>
          <w:lang w:val="en-US"/>
        </w:rPr>
        <w:pPrChange w:id="1747" w:author="Hạnh Nhi" w:date="2025-12-15T02:00:00Z" w16du:dateUtc="2025-12-14T19:00:00Z">
          <w:pPr/>
        </w:pPrChange>
      </w:pPr>
      <w:ins w:id="1748" w:author="Hạnh Nhi" w:date="2025-12-15T02:00:00Z">
        <w:r w:rsidRPr="002469CB">
          <w:rPr>
            <w:rFonts w:ascii="Segoe UI Emoji" w:hAnsi="Segoe UI Emoji" w:cs="Segoe UI Emoji"/>
            <w:lang w:val="en-US"/>
          </w:rPr>
          <w:lastRenderedPageBreak/>
          <w:t>👉</w:t>
        </w:r>
        <w:r w:rsidRPr="002469CB">
          <w:rPr>
            <w:lang w:val="en-US"/>
          </w:rPr>
          <w:t xml:space="preserve"> </w:t>
        </w:r>
        <w:r w:rsidRPr="002469CB">
          <w:rPr>
            <w:b/>
            <w:bCs/>
            <w:lang w:val="en-US"/>
          </w:rPr>
          <w:t>Câu nhớ tủ:</w:t>
        </w:r>
      </w:ins>
    </w:p>
    <w:p w14:paraId="453D0748" w14:textId="77777777" w:rsidR="002469CB" w:rsidRPr="002469CB" w:rsidRDefault="002469CB">
      <w:pPr>
        <w:spacing w:after="0" w:line="360" w:lineRule="auto"/>
        <w:rPr>
          <w:ins w:id="1749" w:author="Hạnh Nhi" w:date="2025-12-15T02:00:00Z"/>
          <w:lang w:val="en-US"/>
        </w:rPr>
        <w:pPrChange w:id="1750" w:author="Hạnh Nhi" w:date="2025-12-15T02:00:00Z" w16du:dateUtc="2025-12-14T19:00:00Z">
          <w:pPr/>
        </w:pPrChange>
      </w:pPr>
      <w:ins w:id="1751" w:author="Hạnh Nhi" w:date="2025-12-15T02:00:00Z">
        <w:r w:rsidRPr="002469CB">
          <w:rPr>
            <w:i/>
            <w:iCs/>
            <w:lang w:val="en-US"/>
          </w:rPr>
          <w:t>Cáp quang nhanh – xa – sạch nhiễu nhưng đắt và khó lắp.</w:t>
        </w:r>
      </w:ins>
    </w:p>
    <w:p w14:paraId="61516C07" w14:textId="041FD47C" w:rsidR="002469CB" w:rsidRDefault="00560553" w:rsidP="00560553">
      <w:pPr>
        <w:pStyle w:val="Heading2"/>
        <w:numPr>
          <w:ilvl w:val="0"/>
          <w:numId w:val="92"/>
        </w:numPr>
        <w:rPr>
          <w:ins w:id="1752" w:author="Hạnh Nhi" w:date="2025-12-15T02:01:00Z" w16du:dateUtc="2025-12-14T19:01:00Z"/>
        </w:rPr>
      </w:pPr>
      <w:bookmarkStart w:id="1753" w:name="_Toc216676110"/>
      <w:ins w:id="1754" w:author="Hạnh Nhi" w:date="2025-12-15T02:01:00Z" w16du:dateUtc="2025-12-14T19:01:00Z">
        <w:r w:rsidRPr="00560553">
          <w:t>Cable Installation</w:t>
        </w:r>
        <w:bookmarkEnd w:id="1753"/>
      </w:ins>
    </w:p>
    <w:p w14:paraId="1127C124" w14:textId="66E122BD" w:rsidR="00560553" w:rsidRDefault="00560553" w:rsidP="00560553">
      <w:pPr>
        <w:rPr>
          <w:ins w:id="1755" w:author="Hạnh Nhi" w:date="2025-12-15T02:02:00Z" w16du:dateUtc="2025-12-14T19:02:00Z"/>
        </w:rPr>
      </w:pPr>
      <w:ins w:id="1756" w:author="Hạnh Nhi" w:date="2025-12-15T02:01:00Z" w16du:dateUtc="2025-12-14T19:01:00Z">
        <w:r w:rsidRPr="00560553">
          <w:rPr>
            <w:noProof/>
          </w:rPr>
          <w:drawing>
            <wp:inline distT="0" distB="0" distL="0" distR="0" wp14:anchorId="65FE8BBE" wp14:editId="75B7F736">
              <wp:extent cx="3606800" cy="2266381"/>
              <wp:effectExtent l="0" t="0" r="0" b="635"/>
              <wp:docPr id="1517853330" name="Picture 1" descr="A close-up of several tool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7853330" name="Picture 1" descr="A close-up of several tools&#10;&#10;AI-generated content may be incorrect."/>
                      <pic:cNvPicPr/>
                    </pic:nvPicPr>
                    <pic:blipFill>
                      <a:blip r:embed="rId8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12953" cy="22702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EB71B71" w14:textId="74AA508B" w:rsidR="00560553" w:rsidRDefault="00560553" w:rsidP="00560553">
      <w:pPr>
        <w:rPr>
          <w:ins w:id="1757" w:author="Hạnh Nhi" w:date="2025-12-15T02:02:00Z" w16du:dateUtc="2025-12-14T19:02:00Z"/>
        </w:rPr>
      </w:pPr>
      <w:ins w:id="1758" w:author="Hạnh Nhi" w:date="2025-12-15T02:02:00Z" w16du:dateUtc="2025-12-14T19:02:00Z">
        <w:r w:rsidRPr="00560553">
          <w:rPr>
            <w:noProof/>
          </w:rPr>
          <w:drawing>
            <wp:inline distT="0" distB="0" distL="0" distR="0" wp14:anchorId="44E0D0EB" wp14:editId="72554C33">
              <wp:extent cx="4768850" cy="1662892"/>
              <wp:effectExtent l="0" t="0" r="0" b="0"/>
              <wp:docPr id="1424568119" name="Picture 1" descr="A diagram of a computer cab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24568119" name="Picture 1" descr="A diagram of a computer cable&#10;&#10;AI-generated content may be incorrect."/>
                      <pic:cNvPicPr/>
                    </pic:nvPicPr>
                    <pic:blipFill>
                      <a:blip r:embed="rId8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07200" cy="16762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9EEE670" w14:textId="415C3672" w:rsidR="00560553" w:rsidRDefault="00560553" w:rsidP="00560553">
      <w:pPr>
        <w:rPr>
          <w:ins w:id="1759" w:author="Hạnh Nhi" w:date="2025-12-15T02:02:00Z" w16du:dateUtc="2025-12-14T19:02:00Z"/>
        </w:rPr>
      </w:pPr>
      <w:ins w:id="1760" w:author="Hạnh Nhi" w:date="2025-12-15T02:02:00Z" w16du:dateUtc="2025-12-14T19:02:00Z">
        <w:r w:rsidRPr="00560553">
          <w:rPr>
            <w:noProof/>
          </w:rPr>
          <w:drawing>
            <wp:inline distT="0" distB="0" distL="0" distR="0" wp14:anchorId="09A18923" wp14:editId="11063E51">
              <wp:extent cx="4718050" cy="1587945"/>
              <wp:effectExtent l="0" t="0" r="6350" b="0"/>
              <wp:docPr id="97227121" name="Picture 1" descr="A diagram of a computer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7227121" name="Picture 1" descr="A diagram of a computer network&#10;&#10;AI-generated content may be incorrect."/>
                      <pic:cNvPicPr/>
                    </pic:nvPicPr>
                    <pic:blipFill>
                      <a:blip r:embed="rId8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31950" cy="159262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C9953DA" w14:textId="77777777" w:rsidR="00560553" w:rsidRDefault="00560553" w:rsidP="00560553">
      <w:pPr>
        <w:rPr>
          <w:ins w:id="1761" w:author="Hạnh Nhi" w:date="2025-12-15T02:04:00Z" w16du:dateUtc="2025-12-14T19:04:00Z"/>
          <w:b/>
          <w:bCs/>
          <w:sz w:val="28"/>
          <w:szCs w:val="28"/>
        </w:rPr>
      </w:pPr>
      <w:ins w:id="1762" w:author="Hạnh Nhi" w:date="2025-12-15T02:02:00Z" w16du:dateUtc="2025-12-14T19:02:00Z">
        <w:r w:rsidRPr="00560553">
          <w:rPr>
            <w:noProof/>
          </w:rPr>
          <w:drawing>
            <wp:anchor distT="0" distB="0" distL="114300" distR="114300" simplePos="0" relativeHeight="251659264" behindDoc="0" locked="0" layoutInCell="1" allowOverlap="1" wp14:anchorId="0364A1B9" wp14:editId="6748B8B7">
              <wp:simplePos x="1079500" y="7499350"/>
              <wp:positionH relativeFrom="column">
                <wp:align>left</wp:align>
              </wp:positionH>
              <wp:positionV relativeFrom="paragraph">
                <wp:align>top</wp:align>
              </wp:positionV>
              <wp:extent cx="4794250" cy="1689725"/>
              <wp:effectExtent l="0" t="0" r="6350" b="6350"/>
              <wp:wrapSquare wrapText="bothSides"/>
              <wp:docPr id="1692861356" name="Picture 1" descr="A diagram of a computer cable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2861356" name="Picture 1" descr="A diagram of a computer cable&#10;&#10;AI-generated content may be incorrect."/>
                      <pic:cNvPicPr/>
                    </pic:nvPicPr>
                    <pic:blipFill>
                      <a:blip r:embed="rId8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94250" cy="16897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4B721721" w14:textId="77777777" w:rsidR="00560553" w:rsidRDefault="00560553" w:rsidP="00560553">
      <w:pPr>
        <w:rPr>
          <w:ins w:id="1763" w:author="Hạnh Nhi" w:date="2025-12-15T02:04:00Z" w16du:dateUtc="2025-12-14T19:04:00Z"/>
        </w:rPr>
      </w:pPr>
    </w:p>
    <w:p w14:paraId="1DD740BD" w14:textId="77777777" w:rsidR="00560553" w:rsidRDefault="00560553" w:rsidP="00560553">
      <w:pPr>
        <w:rPr>
          <w:ins w:id="1764" w:author="Hạnh Nhi" w:date="2025-12-15T02:04:00Z" w16du:dateUtc="2025-12-14T19:04:00Z"/>
        </w:rPr>
      </w:pPr>
    </w:p>
    <w:p w14:paraId="68A66F93" w14:textId="77777777" w:rsidR="00560553" w:rsidRDefault="00560553" w:rsidP="00560553">
      <w:pPr>
        <w:rPr>
          <w:ins w:id="1765" w:author="Hạnh Nhi" w:date="2025-12-15T02:04:00Z" w16du:dateUtc="2025-12-14T19:04:00Z"/>
        </w:rPr>
      </w:pPr>
    </w:p>
    <w:p w14:paraId="7E913EE0" w14:textId="77777777" w:rsidR="00560553" w:rsidRDefault="00560553" w:rsidP="00560553">
      <w:pPr>
        <w:rPr>
          <w:ins w:id="1766" w:author="Hạnh Nhi" w:date="2025-12-15T02:04:00Z" w16du:dateUtc="2025-12-14T19:04:00Z"/>
        </w:rPr>
      </w:pPr>
    </w:p>
    <w:p w14:paraId="3ECF3F94" w14:textId="77777777" w:rsidR="00560553" w:rsidRDefault="00560553">
      <w:pPr>
        <w:rPr>
          <w:ins w:id="1767" w:author="Hạnh Nhi" w:date="2025-12-15T02:04:00Z" w16du:dateUtc="2025-12-14T19:04:00Z"/>
          <w:b/>
          <w:bCs/>
          <w:sz w:val="28"/>
          <w:szCs w:val="28"/>
        </w:rPr>
        <w:pPrChange w:id="1768" w:author="Hạnh Nhi" w:date="2025-12-15T02:04:00Z" w16du:dateUtc="2025-12-14T19:04:00Z">
          <w:pPr>
            <w:jc w:val="center"/>
          </w:pPr>
        </w:pPrChange>
      </w:pPr>
    </w:p>
    <w:p w14:paraId="7DA766D7" w14:textId="4A2FDA44" w:rsidR="00560553" w:rsidRPr="00560553" w:rsidRDefault="00560553" w:rsidP="00560553">
      <w:pPr>
        <w:rPr>
          <w:ins w:id="1769" w:author="Hạnh Nhi" w:date="2025-12-15T02:04:00Z"/>
          <w:lang w:val="en-US"/>
        </w:rPr>
      </w:pPr>
      <w:ins w:id="1770" w:author="Hạnh Nhi" w:date="2025-12-15T02:04:00Z">
        <w:r w:rsidRPr="00560553">
          <w:rPr>
            <w:lang w:val="en-US"/>
            <w:rPrChange w:id="1771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lastRenderedPageBreak/>
          <w:t>Bộ dụng cụ bấm dây mạng</w:t>
        </w:r>
        <w:r w:rsidRPr="00560553">
          <w:rPr>
            <w:lang w:val="en-US"/>
          </w:rPr>
          <w:t xml:space="preserve"> gồm:</w:t>
        </w:r>
        <w:r w:rsidRPr="00560553">
          <w:rPr>
            <w:lang w:val="en-US"/>
          </w:rPr>
          <w:br/>
        </w:r>
        <w:r w:rsidRPr="00560553">
          <w:rPr>
            <w:lang w:val="en-US"/>
            <w:rPrChange w:id="1772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dao tuốt dây</w:t>
        </w:r>
        <w:r w:rsidRPr="00560553">
          <w:rPr>
            <w:lang w:val="en-US"/>
          </w:rPr>
          <w:t xml:space="preserve"> (bóc vỏ cáp), </w:t>
        </w:r>
        <w:r w:rsidRPr="00560553">
          <w:rPr>
            <w:lang w:val="en-US"/>
            <w:rPrChange w:id="1773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kìm bấm RJ-45</w:t>
        </w:r>
        <w:r w:rsidRPr="00560553">
          <w:rPr>
            <w:lang w:val="en-US"/>
          </w:rPr>
          <w:t xml:space="preserve"> (ép đầu RJ-45 vào dây), và </w:t>
        </w:r>
        <w:r w:rsidRPr="00560553">
          <w:rPr>
            <w:lang w:val="en-US"/>
            <w:rPrChange w:id="1774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cable tester</w:t>
        </w:r>
        <w:r w:rsidRPr="00560553">
          <w:rPr>
            <w:lang w:val="en-US"/>
          </w:rPr>
          <w:t xml:space="preserve"> (test đúng thứ tự dây/đứt/đảo dây). → Nhớ: </w:t>
        </w:r>
        <w:r w:rsidRPr="00560553">
          <w:rPr>
            <w:lang w:val="en-US"/>
            <w:rPrChange w:id="1775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Tuốt – Bấm – Test</w:t>
        </w:r>
        <w:r w:rsidRPr="00560553">
          <w:rPr>
            <w:lang w:val="en-US"/>
          </w:rPr>
          <w:t>.</w:t>
        </w:r>
      </w:ins>
    </w:p>
    <w:p w14:paraId="1A214244" w14:textId="7D2057D7" w:rsidR="00560553" w:rsidRPr="00560553" w:rsidRDefault="00560553" w:rsidP="00560553">
      <w:pPr>
        <w:rPr>
          <w:ins w:id="1776" w:author="Hạnh Nhi" w:date="2025-12-15T02:04:00Z"/>
          <w:lang w:val="en-US"/>
        </w:rPr>
      </w:pPr>
      <w:ins w:id="1777" w:author="Hạnh Nhi" w:date="2025-12-15T02:04:00Z">
        <w:r w:rsidRPr="00560553">
          <w:rPr>
            <w:lang w:val="en-US"/>
            <w:rPrChange w:id="1778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Chuẩn bấm RJ-45 T568A và T568B</w:t>
        </w:r>
        <w:r w:rsidRPr="00560553">
          <w:rPr>
            <w:lang w:val="en-US"/>
          </w:rPr>
          <w:t xml:space="preserve"> là 2 cách sắp xếp màu dây trong đầu RJ-45. Hai chuẩn này khác nhau chủ yếu ở </w:t>
        </w:r>
        <w:r w:rsidRPr="00560553">
          <w:rPr>
            <w:lang w:val="en-US"/>
            <w:rPrChange w:id="1779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cặp xanh và cặp cam</w:t>
        </w:r>
        <w:r w:rsidRPr="00560553">
          <w:rPr>
            <w:lang w:val="en-US"/>
          </w:rPr>
          <w:t>.</w:t>
        </w:r>
        <w:r w:rsidRPr="00560553">
          <w:rPr>
            <w:lang w:val="en-US"/>
          </w:rPr>
          <w:br/>
          <w:t xml:space="preserve">→ Nhớ: </w:t>
        </w:r>
        <w:r w:rsidRPr="00560553">
          <w:rPr>
            <w:lang w:val="en-US"/>
            <w:rPrChange w:id="1780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Muốn dây thẳng thì 2 đầu phải cùng chuẩn</w:t>
        </w:r>
        <w:r w:rsidRPr="00560553">
          <w:rPr>
            <w:lang w:val="en-US"/>
          </w:rPr>
          <w:t xml:space="preserve"> (A-A hoặc B-B).</w:t>
        </w:r>
      </w:ins>
    </w:p>
    <w:p w14:paraId="08F7DD6F" w14:textId="6A0DB75D" w:rsidR="00560553" w:rsidRPr="00560553" w:rsidRDefault="00560553" w:rsidP="00560553">
      <w:pPr>
        <w:rPr>
          <w:ins w:id="1781" w:author="Hạnh Nhi" w:date="2025-12-15T02:04:00Z"/>
          <w:lang w:val="en-US"/>
        </w:rPr>
      </w:pPr>
      <w:ins w:id="1782" w:author="Hạnh Nhi" w:date="2025-12-15T02:04:00Z">
        <w:r w:rsidRPr="00560553">
          <w:rPr>
            <w:lang w:val="en-US"/>
            <w:rPrChange w:id="1783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Straight-through cable (dây thẳng)</w:t>
        </w:r>
        <w:r w:rsidRPr="00560553">
          <w:rPr>
            <w:lang w:val="en-US"/>
          </w:rPr>
          <w:t xml:space="preserve">: </w:t>
        </w:r>
        <w:r w:rsidRPr="00560553">
          <w:rPr>
            <w:lang w:val="en-US"/>
            <w:rPrChange w:id="1784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hai đầu giống nhau</w:t>
        </w:r>
        <w:r w:rsidRPr="00560553">
          <w:rPr>
            <w:lang w:val="en-US"/>
          </w:rPr>
          <w:t xml:space="preserve"> (A-A hoặc B-B). Dùng nối </w:t>
        </w:r>
        <w:r w:rsidRPr="00560553">
          <w:rPr>
            <w:lang w:val="en-US"/>
            <w:rPrChange w:id="1785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thiết bị khác loại</w:t>
        </w:r>
        <w:r w:rsidRPr="00560553">
          <w:rPr>
            <w:lang w:val="en-US"/>
          </w:rPr>
          <w:t xml:space="preserve"> như </w:t>
        </w:r>
        <w:r w:rsidRPr="00560553">
          <w:rPr>
            <w:lang w:val="en-US"/>
            <w:rPrChange w:id="1786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PC ↔ Switch/Hub</w:t>
        </w:r>
        <w:r w:rsidRPr="00560553">
          <w:rPr>
            <w:lang w:val="en-US"/>
          </w:rPr>
          <w:t>.</w:t>
        </w:r>
        <w:r w:rsidRPr="00560553">
          <w:rPr>
            <w:lang w:val="en-US"/>
          </w:rPr>
          <w:br/>
          <w:t xml:space="preserve">→ Nhớ: </w:t>
        </w:r>
        <w:r w:rsidRPr="00560553">
          <w:rPr>
            <w:lang w:val="en-US"/>
            <w:rPrChange w:id="1787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Khác loại → dây thẳng</w:t>
        </w:r>
        <w:r w:rsidRPr="00560553">
          <w:rPr>
            <w:lang w:val="en-US"/>
          </w:rPr>
          <w:t>.</w:t>
        </w:r>
      </w:ins>
    </w:p>
    <w:p w14:paraId="16E4F33B" w14:textId="4AA1E5C6" w:rsidR="00560553" w:rsidRPr="00560553" w:rsidRDefault="00560553" w:rsidP="00560553">
      <w:pPr>
        <w:rPr>
          <w:ins w:id="1788" w:author="Hạnh Nhi" w:date="2025-12-15T02:03:00Z" w16du:dateUtc="2025-12-14T19:03:00Z"/>
        </w:rPr>
      </w:pPr>
      <w:ins w:id="1789" w:author="Hạnh Nhi" w:date="2025-12-15T02:04:00Z">
        <w:r w:rsidRPr="00560553">
          <w:rPr>
            <w:lang w:val="en-US"/>
            <w:rPrChange w:id="1790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Crossover cable (dây chéo)</w:t>
        </w:r>
        <w:r w:rsidRPr="00560553">
          <w:rPr>
            <w:lang w:val="en-US"/>
          </w:rPr>
          <w:t xml:space="preserve">: </w:t>
        </w:r>
        <w:r w:rsidRPr="00560553">
          <w:rPr>
            <w:lang w:val="en-US"/>
            <w:rPrChange w:id="1791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hai đầu khác chuẩn</w:t>
        </w:r>
        <w:r w:rsidRPr="00560553">
          <w:rPr>
            <w:lang w:val="en-US"/>
          </w:rPr>
          <w:t xml:space="preserve"> (A-B), nên các cặp </w:t>
        </w:r>
        <w:r w:rsidRPr="00560553">
          <w:rPr>
            <w:lang w:val="en-US"/>
            <w:rPrChange w:id="1792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TX/RX bị chéo</w:t>
        </w:r>
        <w:r w:rsidRPr="00560553">
          <w:rPr>
            <w:lang w:val="en-US"/>
          </w:rPr>
          <w:t xml:space="preserve"> để hai thiết bị “nói chuyện” trực tiếp. Dùng nối </w:t>
        </w:r>
        <w:r w:rsidRPr="00560553">
          <w:rPr>
            <w:lang w:val="en-US"/>
            <w:rPrChange w:id="1793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thiết bị cùng loại</w:t>
        </w:r>
        <w:r w:rsidRPr="00560553">
          <w:rPr>
            <w:lang w:val="en-US"/>
          </w:rPr>
          <w:t xml:space="preserve"> như </w:t>
        </w:r>
        <w:r w:rsidRPr="00560553">
          <w:rPr>
            <w:lang w:val="en-US"/>
            <w:rPrChange w:id="1794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PC ↔ PC</w:t>
        </w:r>
        <w:r w:rsidRPr="00560553">
          <w:rPr>
            <w:lang w:val="en-US"/>
          </w:rPr>
          <w:t xml:space="preserve">, </w:t>
        </w:r>
        <w:r w:rsidRPr="00560553">
          <w:rPr>
            <w:lang w:val="en-US"/>
            <w:rPrChange w:id="1795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Switch ↔ Switch</w:t>
        </w:r>
        <w:r w:rsidRPr="00560553">
          <w:rPr>
            <w:lang w:val="en-US"/>
          </w:rPr>
          <w:t xml:space="preserve">, </w:t>
        </w:r>
        <w:r w:rsidRPr="00560553">
          <w:rPr>
            <w:lang w:val="en-US"/>
            <w:rPrChange w:id="1796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Hub ↔ Hub</w:t>
        </w:r>
        <w:r w:rsidRPr="00560553">
          <w:rPr>
            <w:lang w:val="en-US"/>
          </w:rPr>
          <w:t>.</w:t>
        </w:r>
        <w:r w:rsidRPr="00560553">
          <w:rPr>
            <w:lang w:val="en-US"/>
          </w:rPr>
          <w:br/>
          <w:t xml:space="preserve">→ Nhớ: </w:t>
        </w:r>
        <w:r w:rsidRPr="00560553">
          <w:rPr>
            <w:lang w:val="en-US"/>
            <w:rPrChange w:id="1797" w:author="Hạnh Nhi" w:date="2025-12-15T02:05:00Z" w16du:dateUtc="2025-12-14T19:05:00Z">
              <w:rPr>
                <w:b/>
                <w:bCs/>
                <w:lang w:val="en-US"/>
              </w:rPr>
            </w:rPrChange>
          </w:rPr>
          <w:t>Cùng loại → dây chéo</w:t>
        </w:r>
        <w:r w:rsidRPr="00560553">
          <w:rPr>
            <w:lang w:val="en-US"/>
          </w:rPr>
          <w:t>.</w:t>
        </w:r>
      </w:ins>
    </w:p>
    <w:p w14:paraId="1B8D9B84" w14:textId="5BB066C8" w:rsidR="00560553" w:rsidRDefault="00560553" w:rsidP="00560553">
      <w:pPr>
        <w:pStyle w:val="Heading2"/>
        <w:numPr>
          <w:ilvl w:val="0"/>
          <w:numId w:val="92"/>
        </w:numPr>
        <w:rPr>
          <w:ins w:id="1798" w:author="Hạnh Nhi" w:date="2025-12-15T02:03:00Z" w16du:dateUtc="2025-12-14T19:03:00Z"/>
        </w:rPr>
      </w:pPr>
      <w:bookmarkStart w:id="1799" w:name="_Toc216676111"/>
      <w:ins w:id="1800" w:author="Hạnh Nhi" w:date="2025-12-15T02:03:00Z" w16du:dateUtc="2025-12-14T19:03:00Z">
        <w:r w:rsidRPr="00560553">
          <w:t>UNGUIDED MEDIA: WIRELESS</w:t>
        </w:r>
        <w:bookmarkEnd w:id="1799"/>
      </w:ins>
    </w:p>
    <w:p w14:paraId="15215A5B" w14:textId="379569D8" w:rsidR="00560553" w:rsidRDefault="00560553">
      <w:pPr>
        <w:spacing w:after="0" w:line="360" w:lineRule="auto"/>
        <w:rPr>
          <w:ins w:id="1801" w:author="Hạnh Nhi" w:date="2025-12-15T02:06:00Z" w16du:dateUtc="2025-12-14T19:06:00Z"/>
        </w:rPr>
        <w:pPrChange w:id="1802" w:author="Hạnh Nhi" w:date="2025-12-15T02:06:00Z" w16du:dateUtc="2025-12-14T19:06:00Z">
          <w:pPr/>
        </w:pPrChange>
      </w:pPr>
      <w:ins w:id="1803" w:author="Hạnh Nhi" w:date="2025-12-15T02:05:00Z" w16du:dateUtc="2025-12-14T19:05:00Z">
        <w:r>
          <w:t>Unguided media transport electromagnetic waves without using a physical conductor. This type of communication is often referred to as wireless communication.</w:t>
        </w:r>
      </w:ins>
    </w:p>
    <w:p w14:paraId="44C77444" w14:textId="4A133C93" w:rsidR="00560553" w:rsidRPr="00560553" w:rsidRDefault="00560553">
      <w:pPr>
        <w:spacing w:after="0" w:line="360" w:lineRule="auto"/>
        <w:rPr>
          <w:ins w:id="1804" w:author="Hạnh Nhi" w:date="2025-12-15T02:06:00Z"/>
          <w:rPrChange w:id="1805" w:author="Hạnh Nhi" w:date="2025-12-15T02:06:00Z" w16du:dateUtc="2025-12-14T19:06:00Z">
            <w:rPr>
              <w:ins w:id="1806" w:author="Hạnh Nhi" w:date="2025-12-15T02:06:00Z"/>
              <w:lang w:val="en-US"/>
            </w:rPr>
          </w:rPrChange>
        </w:rPr>
        <w:pPrChange w:id="1807" w:author="Hạnh Nhi" w:date="2025-12-15T02:06:00Z" w16du:dateUtc="2025-12-14T19:06:00Z">
          <w:pPr/>
        </w:pPrChange>
      </w:pPr>
      <w:ins w:id="1808" w:author="Hạnh Nhi" w:date="2025-12-15T02:06:00Z">
        <w:r w:rsidRPr="00560553">
          <w:rPr>
            <w:lang w:val="en-US"/>
          </w:rPr>
          <w:t xml:space="preserve">Loại hình truyền thông này thường được gọi là </w:t>
        </w:r>
        <w:r w:rsidRPr="00560553">
          <w:rPr>
            <w:b/>
            <w:bCs/>
            <w:lang w:val="en-US"/>
          </w:rPr>
          <w:t>truyền thông không dây (wireless communication)</w:t>
        </w:r>
        <w:r w:rsidRPr="00560553">
          <w:rPr>
            <w:lang w:val="en-US"/>
          </w:rPr>
          <w:t>.</w:t>
        </w:r>
      </w:ins>
    </w:p>
    <w:p w14:paraId="32C41F8F" w14:textId="77777777" w:rsidR="00560553" w:rsidRPr="00560553" w:rsidRDefault="00560553">
      <w:pPr>
        <w:spacing w:after="0" w:line="360" w:lineRule="auto"/>
        <w:rPr>
          <w:ins w:id="1809" w:author="Hạnh Nhi" w:date="2025-12-15T02:06:00Z"/>
          <w:lang w:val="en-US"/>
          <w:rPrChange w:id="1810" w:author="Hạnh Nhi" w:date="2025-12-15T02:06:00Z" w16du:dateUtc="2025-12-14T19:06:00Z">
            <w:rPr>
              <w:ins w:id="1811" w:author="Hạnh Nhi" w:date="2025-12-15T02:06:00Z"/>
              <w:b/>
              <w:bCs/>
              <w:lang w:val="en-US"/>
            </w:rPr>
          </w:rPrChange>
        </w:rPr>
        <w:pPrChange w:id="1812" w:author="Hạnh Nhi" w:date="2025-12-15T02:06:00Z" w16du:dateUtc="2025-12-14T19:06:00Z">
          <w:pPr/>
        </w:pPrChange>
      </w:pPr>
      <w:ins w:id="1813" w:author="Hạnh Nhi" w:date="2025-12-15T02:06:00Z">
        <w:r w:rsidRPr="00560553">
          <w:rPr>
            <w:rFonts w:ascii="Segoe UI Emoji" w:hAnsi="Segoe UI Emoji" w:cs="Segoe UI Emoji"/>
            <w:b/>
            <w:bCs/>
            <w:lang w:val="en-US"/>
          </w:rPr>
          <w:t>🧠</w:t>
        </w:r>
        <w:r w:rsidRPr="00560553">
          <w:rPr>
            <w:b/>
            <w:bCs/>
            <w:lang w:val="en-US"/>
          </w:rPr>
          <w:t xml:space="preserve"> </w:t>
        </w:r>
        <w:r w:rsidRPr="00560553">
          <w:rPr>
            <w:lang w:val="en-US"/>
            <w:rPrChange w:id="1814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>Giải thích</w:t>
        </w:r>
      </w:ins>
    </w:p>
    <w:p w14:paraId="28FB7609" w14:textId="77777777" w:rsidR="00560553" w:rsidRPr="00560553" w:rsidRDefault="00560553">
      <w:pPr>
        <w:numPr>
          <w:ilvl w:val="0"/>
          <w:numId w:val="129"/>
        </w:numPr>
        <w:spacing w:after="0" w:line="360" w:lineRule="auto"/>
        <w:rPr>
          <w:ins w:id="1815" w:author="Hạnh Nhi" w:date="2025-12-15T02:06:00Z"/>
          <w:lang w:val="en-US"/>
        </w:rPr>
        <w:pPrChange w:id="1816" w:author="Hạnh Nhi" w:date="2025-12-15T02:06:00Z" w16du:dateUtc="2025-12-14T19:06:00Z">
          <w:pPr>
            <w:numPr>
              <w:numId w:val="129"/>
            </w:numPr>
            <w:tabs>
              <w:tab w:val="num" w:pos="720"/>
            </w:tabs>
            <w:ind w:left="720" w:hanging="360"/>
          </w:pPr>
        </w:pPrChange>
      </w:pPr>
      <w:ins w:id="1817" w:author="Hạnh Nhi" w:date="2025-12-15T02:06:00Z">
        <w:r w:rsidRPr="00560553">
          <w:rPr>
            <w:lang w:val="en-US"/>
          </w:rPr>
          <w:t xml:space="preserve">Dữ liệu được truyền bằng </w:t>
        </w:r>
        <w:r w:rsidRPr="00560553">
          <w:rPr>
            <w:lang w:val="en-US"/>
            <w:rPrChange w:id="1818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>sóng điện từ</w:t>
        </w:r>
        <w:r w:rsidRPr="00560553">
          <w:rPr>
            <w:lang w:val="en-US"/>
          </w:rPr>
          <w:t xml:space="preserve"> qua </w:t>
        </w:r>
        <w:r w:rsidRPr="00560553">
          <w:rPr>
            <w:lang w:val="en-US"/>
            <w:rPrChange w:id="1819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>không khí hoặc chân không</w:t>
        </w:r>
      </w:ins>
    </w:p>
    <w:p w14:paraId="51EBFCE1" w14:textId="77777777" w:rsidR="00560553" w:rsidRPr="00560553" w:rsidRDefault="00560553">
      <w:pPr>
        <w:numPr>
          <w:ilvl w:val="0"/>
          <w:numId w:val="129"/>
        </w:numPr>
        <w:spacing w:after="0" w:line="360" w:lineRule="auto"/>
        <w:rPr>
          <w:ins w:id="1820" w:author="Hạnh Nhi" w:date="2025-12-15T02:06:00Z"/>
          <w:lang w:val="en-US"/>
        </w:rPr>
        <w:pPrChange w:id="1821" w:author="Hạnh Nhi" w:date="2025-12-15T02:06:00Z" w16du:dateUtc="2025-12-14T19:06:00Z">
          <w:pPr>
            <w:numPr>
              <w:numId w:val="129"/>
            </w:numPr>
            <w:tabs>
              <w:tab w:val="num" w:pos="720"/>
            </w:tabs>
            <w:ind w:left="720" w:hanging="360"/>
          </w:pPr>
        </w:pPrChange>
      </w:pPr>
      <w:ins w:id="1822" w:author="Hạnh Nhi" w:date="2025-12-15T02:06:00Z">
        <w:r w:rsidRPr="00560553">
          <w:rPr>
            <w:lang w:val="en-US"/>
          </w:rPr>
          <w:t>Không cần cáp vật lý để kết nối các thiết bị</w:t>
        </w:r>
      </w:ins>
    </w:p>
    <w:p w14:paraId="726FF960" w14:textId="539C05BF" w:rsidR="00560553" w:rsidRPr="00560553" w:rsidRDefault="00560553">
      <w:pPr>
        <w:numPr>
          <w:ilvl w:val="0"/>
          <w:numId w:val="129"/>
        </w:numPr>
        <w:spacing w:after="0" w:line="360" w:lineRule="auto"/>
        <w:rPr>
          <w:ins w:id="1823" w:author="Hạnh Nhi" w:date="2025-12-15T02:06:00Z"/>
          <w:lang w:val="en-US"/>
        </w:rPr>
        <w:pPrChange w:id="1824" w:author="Hạnh Nhi" w:date="2025-12-15T02:06:00Z" w16du:dateUtc="2025-12-14T19:06:00Z">
          <w:pPr/>
        </w:pPrChange>
      </w:pPr>
      <w:ins w:id="1825" w:author="Hạnh Nhi" w:date="2025-12-15T02:06:00Z">
        <w:r w:rsidRPr="00560553">
          <w:rPr>
            <w:lang w:val="en-US"/>
          </w:rPr>
          <w:t>Thiết bị gửi phát sóng → thiết bị nhận thu sóng</w:t>
        </w:r>
      </w:ins>
    </w:p>
    <w:p w14:paraId="4CBEDA66" w14:textId="77777777" w:rsidR="00560553" w:rsidRPr="00560553" w:rsidRDefault="00560553">
      <w:pPr>
        <w:spacing w:after="0" w:line="360" w:lineRule="auto"/>
        <w:rPr>
          <w:ins w:id="1826" w:author="Hạnh Nhi" w:date="2025-12-15T02:06:00Z"/>
          <w:lang w:val="en-US"/>
          <w:rPrChange w:id="1827" w:author="Hạnh Nhi" w:date="2025-12-15T02:06:00Z" w16du:dateUtc="2025-12-14T19:06:00Z">
            <w:rPr>
              <w:ins w:id="1828" w:author="Hạnh Nhi" w:date="2025-12-15T02:06:00Z"/>
              <w:b/>
              <w:bCs/>
              <w:lang w:val="en-US"/>
            </w:rPr>
          </w:rPrChange>
        </w:rPr>
        <w:pPrChange w:id="1829" w:author="Hạnh Nhi" w:date="2025-12-15T02:06:00Z" w16du:dateUtc="2025-12-14T19:06:00Z">
          <w:pPr/>
        </w:pPrChange>
      </w:pPr>
      <w:ins w:id="1830" w:author="Hạnh Nhi" w:date="2025-12-15T02:06:00Z">
        <w:r w:rsidRPr="00560553">
          <w:rPr>
            <w:rFonts w:ascii="Segoe UI Emoji" w:hAnsi="Segoe UI Emoji" w:cs="Segoe UI Emoji"/>
            <w:lang w:val="en-US"/>
            <w:rPrChange w:id="1831" w:author="Hạnh Nhi" w:date="2025-12-15T02:06:00Z" w16du:dateUtc="2025-12-14T19:06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📌</w:t>
        </w:r>
        <w:r w:rsidRPr="00560553">
          <w:rPr>
            <w:lang w:val="en-US"/>
            <w:rPrChange w:id="1832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 xml:space="preserve"> Ví dụ</w:t>
        </w:r>
      </w:ins>
    </w:p>
    <w:p w14:paraId="50CD6514" w14:textId="77777777" w:rsidR="00560553" w:rsidRPr="00560553" w:rsidRDefault="00560553">
      <w:pPr>
        <w:numPr>
          <w:ilvl w:val="0"/>
          <w:numId w:val="130"/>
        </w:numPr>
        <w:spacing w:after="0" w:line="360" w:lineRule="auto"/>
        <w:rPr>
          <w:ins w:id="1833" w:author="Hạnh Nhi" w:date="2025-12-15T02:06:00Z"/>
          <w:lang w:val="en-US"/>
        </w:rPr>
        <w:pPrChange w:id="1834" w:author="Hạnh Nhi" w:date="2025-12-15T02:06:00Z" w16du:dateUtc="2025-12-14T19:06:00Z">
          <w:pPr>
            <w:numPr>
              <w:numId w:val="130"/>
            </w:numPr>
            <w:tabs>
              <w:tab w:val="num" w:pos="720"/>
            </w:tabs>
            <w:ind w:left="720" w:hanging="360"/>
          </w:pPr>
        </w:pPrChange>
      </w:pPr>
      <w:ins w:id="1835" w:author="Hạnh Nhi" w:date="2025-12-15T02:06:00Z">
        <w:r w:rsidRPr="00560553">
          <w:rPr>
            <w:lang w:val="en-US"/>
          </w:rPr>
          <w:t>Wi-Fi</w:t>
        </w:r>
      </w:ins>
    </w:p>
    <w:p w14:paraId="72AB8AED" w14:textId="77777777" w:rsidR="00560553" w:rsidRPr="00560553" w:rsidRDefault="00560553">
      <w:pPr>
        <w:numPr>
          <w:ilvl w:val="0"/>
          <w:numId w:val="130"/>
        </w:numPr>
        <w:spacing w:after="0" w:line="360" w:lineRule="auto"/>
        <w:rPr>
          <w:ins w:id="1836" w:author="Hạnh Nhi" w:date="2025-12-15T02:06:00Z"/>
          <w:lang w:val="en-US"/>
        </w:rPr>
        <w:pPrChange w:id="1837" w:author="Hạnh Nhi" w:date="2025-12-15T02:06:00Z" w16du:dateUtc="2025-12-14T19:06:00Z">
          <w:pPr>
            <w:numPr>
              <w:numId w:val="130"/>
            </w:numPr>
            <w:tabs>
              <w:tab w:val="num" w:pos="720"/>
            </w:tabs>
            <w:ind w:left="720" w:hanging="360"/>
          </w:pPr>
        </w:pPrChange>
      </w:pPr>
      <w:ins w:id="1838" w:author="Hạnh Nhi" w:date="2025-12-15T02:06:00Z">
        <w:r w:rsidRPr="00560553">
          <w:rPr>
            <w:lang w:val="en-US"/>
          </w:rPr>
          <w:t>Bluetooth</w:t>
        </w:r>
      </w:ins>
    </w:p>
    <w:p w14:paraId="39FD9E0F" w14:textId="77777777" w:rsidR="00560553" w:rsidRPr="00560553" w:rsidRDefault="00560553">
      <w:pPr>
        <w:numPr>
          <w:ilvl w:val="0"/>
          <w:numId w:val="130"/>
        </w:numPr>
        <w:spacing w:after="0" w:line="360" w:lineRule="auto"/>
        <w:rPr>
          <w:ins w:id="1839" w:author="Hạnh Nhi" w:date="2025-12-15T02:06:00Z"/>
          <w:lang w:val="en-US"/>
        </w:rPr>
        <w:pPrChange w:id="1840" w:author="Hạnh Nhi" w:date="2025-12-15T02:06:00Z" w16du:dateUtc="2025-12-14T19:06:00Z">
          <w:pPr>
            <w:numPr>
              <w:numId w:val="130"/>
            </w:numPr>
            <w:tabs>
              <w:tab w:val="num" w:pos="720"/>
            </w:tabs>
            <w:ind w:left="720" w:hanging="360"/>
          </w:pPr>
        </w:pPrChange>
      </w:pPr>
      <w:ins w:id="1841" w:author="Hạnh Nhi" w:date="2025-12-15T02:06:00Z">
        <w:r w:rsidRPr="00560553">
          <w:rPr>
            <w:lang w:val="en-US"/>
          </w:rPr>
          <w:t>Sóng di động (3G/4G/5G)</w:t>
        </w:r>
      </w:ins>
    </w:p>
    <w:p w14:paraId="51A577F2" w14:textId="77777777" w:rsidR="00560553" w:rsidRPr="00560553" w:rsidRDefault="00560553">
      <w:pPr>
        <w:numPr>
          <w:ilvl w:val="0"/>
          <w:numId w:val="130"/>
        </w:numPr>
        <w:spacing w:after="0" w:line="360" w:lineRule="auto"/>
        <w:rPr>
          <w:ins w:id="1842" w:author="Hạnh Nhi" w:date="2025-12-15T02:06:00Z"/>
          <w:lang w:val="en-US"/>
        </w:rPr>
        <w:pPrChange w:id="1843" w:author="Hạnh Nhi" w:date="2025-12-15T02:06:00Z" w16du:dateUtc="2025-12-14T19:06:00Z">
          <w:pPr>
            <w:numPr>
              <w:numId w:val="130"/>
            </w:numPr>
            <w:tabs>
              <w:tab w:val="num" w:pos="720"/>
            </w:tabs>
            <w:ind w:left="720" w:hanging="360"/>
          </w:pPr>
        </w:pPrChange>
      </w:pPr>
      <w:ins w:id="1844" w:author="Hạnh Nhi" w:date="2025-12-15T02:06:00Z">
        <w:r w:rsidRPr="00560553">
          <w:rPr>
            <w:lang w:val="en-US"/>
          </w:rPr>
          <w:t>Radio, TV</w:t>
        </w:r>
      </w:ins>
    </w:p>
    <w:p w14:paraId="5C778435" w14:textId="77777777" w:rsidR="00560553" w:rsidRPr="00560553" w:rsidRDefault="00560553">
      <w:pPr>
        <w:spacing w:after="0" w:line="360" w:lineRule="auto"/>
        <w:rPr>
          <w:ins w:id="1845" w:author="Hạnh Nhi" w:date="2025-12-15T02:06:00Z"/>
          <w:lang w:val="en-US"/>
          <w:rPrChange w:id="1846" w:author="Hạnh Nhi" w:date="2025-12-15T02:06:00Z" w16du:dateUtc="2025-12-14T19:06:00Z">
            <w:rPr>
              <w:ins w:id="1847" w:author="Hạnh Nhi" w:date="2025-12-15T02:06:00Z"/>
              <w:b/>
              <w:bCs/>
              <w:lang w:val="en-US"/>
            </w:rPr>
          </w:rPrChange>
        </w:rPr>
        <w:pPrChange w:id="1848" w:author="Hạnh Nhi" w:date="2025-12-15T02:06:00Z" w16du:dateUtc="2025-12-14T19:06:00Z">
          <w:pPr/>
        </w:pPrChange>
      </w:pPr>
      <w:ins w:id="1849" w:author="Hạnh Nhi" w:date="2025-12-15T02:06:00Z">
        <w:r w:rsidRPr="00560553">
          <w:rPr>
            <w:rFonts w:ascii="Segoe UI Emoji" w:hAnsi="Segoe UI Emoji" w:cs="Segoe UI Emoji"/>
            <w:lang w:val="en-US"/>
            <w:rPrChange w:id="1850" w:author="Hạnh Nhi" w:date="2025-12-15T02:06:00Z" w16du:dateUtc="2025-12-14T19:06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🔑</w:t>
        </w:r>
        <w:r w:rsidRPr="00560553">
          <w:rPr>
            <w:lang w:val="en-US"/>
            <w:rPrChange w:id="1851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 xml:space="preserve"> Ghi nhớ nhanh để thi</w:t>
        </w:r>
      </w:ins>
    </w:p>
    <w:p w14:paraId="7017C862" w14:textId="77777777" w:rsidR="00560553" w:rsidRPr="00560553" w:rsidRDefault="00560553">
      <w:pPr>
        <w:numPr>
          <w:ilvl w:val="0"/>
          <w:numId w:val="131"/>
        </w:numPr>
        <w:spacing w:after="0" w:line="360" w:lineRule="auto"/>
        <w:rPr>
          <w:ins w:id="1852" w:author="Hạnh Nhi" w:date="2025-12-15T02:06:00Z"/>
          <w:lang w:val="en-US"/>
        </w:rPr>
        <w:pPrChange w:id="1853" w:author="Hạnh Nhi" w:date="2025-12-15T02:06:00Z" w16du:dateUtc="2025-12-14T19:06:00Z">
          <w:pPr>
            <w:numPr>
              <w:numId w:val="131"/>
            </w:numPr>
            <w:tabs>
              <w:tab w:val="num" w:pos="720"/>
            </w:tabs>
            <w:ind w:left="720" w:hanging="360"/>
          </w:pPr>
        </w:pPrChange>
      </w:pPr>
      <w:ins w:id="1854" w:author="Hạnh Nhi" w:date="2025-12-15T02:06:00Z">
        <w:r w:rsidRPr="00560553">
          <w:rPr>
            <w:lang w:val="en-US"/>
            <w:rPrChange w:id="1855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>Wireless = không dùng dây</w:t>
        </w:r>
      </w:ins>
    </w:p>
    <w:p w14:paraId="5B6F3D5A" w14:textId="77777777" w:rsidR="00560553" w:rsidRPr="00560553" w:rsidRDefault="00560553">
      <w:pPr>
        <w:numPr>
          <w:ilvl w:val="0"/>
          <w:numId w:val="131"/>
        </w:numPr>
        <w:spacing w:after="0" w:line="360" w:lineRule="auto"/>
        <w:rPr>
          <w:ins w:id="1856" w:author="Hạnh Nhi" w:date="2025-12-15T02:06:00Z"/>
          <w:lang w:val="en-US"/>
        </w:rPr>
        <w:pPrChange w:id="1857" w:author="Hạnh Nhi" w:date="2025-12-15T02:06:00Z" w16du:dateUtc="2025-12-14T19:06:00Z">
          <w:pPr>
            <w:numPr>
              <w:numId w:val="131"/>
            </w:numPr>
            <w:tabs>
              <w:tab w:val="num" w:pos="720"/>
            </w:tabs>
            <w:ind w:left="720" w:hanging="360"/>
          </w:pPr>
        </w:pPrChange>
      </w:pPr>
      <w:ins w:id="1858" w:author="Hạnh Nhi" w:date="2025-12-15T02:06:00Z">
        <w:r w:rsidRPr="00560553">
          <w:rPr>
            <w:lang w:val="en-US"/>
          </w:rPr>
          <w:t xml:space="preserve">Truyền dữ liệu bằng </w:t>
        </w:r>
        <w:r w:rsidRPr="00560553">
          <w:rPr>
            <w:lang w:val="en-US"/>
            <w:rPrChange w:id="1859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>sóng điện từ</w:t>
        </w:r>
      </w:ins>
    </w:p>
    <w:p w14:paraId="5591994F" w14:textId="77777777" w:rsidR="00560553" w:rsidRPr="00560553" w:rsidRDefault="00560553">
      <w:pPr>
        <w:numPr>
          <w:ilvl w:val="0"/>
          <w:numId w:val="131"/>
        </w:numPr>
        <w:spacing w:after="0" w:line="360" w:lineRule="auto"/>
        <w:rPr>
          <w:ins w:id="1860" w:author="Hạnh Nhi" w:date="2025-12-15T02:06:00Z"/>
          <w:lang w:val="en-US"/>
        </w:rPr>
        <w:pPrChange w:id="1861" w:author="Hạnh Nhi" w:date="2025-12-15T02:06:00Z" w16du:dateUtc="2025-12-14T19:06:00Z">
          <w:pPr>
            <w:numPr>
              <w:numId w:val="131"/>
            </w:numPr>
            <w:tabs>
              <w:tab w:val="num" w:pos="720"/>
            </w:tabs>
            <w:ind w:left="720" w:hanging="360"/>
          </w:pPr>
        </w:pPrChange>
      </w:pPr>
      <w:ins w:id="1862" w:author="Hạnh Nhi" w:date="2025-12-15T02:06:00Z">
        <w:r w:rsidRPr="00560553">
          <w:rPr>
            <w:lang w:val="en-US"/>
          </w:rPr>
          <w:t xml:space="preserve">Linh hoạt nhưng </w:t>
        </w:r>
        <w:r w:rsidRPr="00560553">
          <w:rPr>
            <w:lang w:val="en-US"/>
            <w:rPrChange w:id="1863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>dễ bị nhiễu hơn cáp</w:t>
        </w:r>
      </w:ins>
    </w:p>
    <w:p w14:paraId="4DB34FF4" w14:textId="77777777" w:rsidR="00560553" w:rsidRPr="00560553" w:rsidRDefault="00560553">
      <w:pPr>
        <w:spacing w:after="0" w:line="360" w:lineRule="auto"/>
        <w:rPr>
          <w:ins w:id="1864" w:author="Hạnh Nhi" w:date="2025-12-15T02:06:00Z"/>
          <w:lang w:val="en-US"/>
        </w:rPr>
        <w:pPrChange w:id="1865" w:author="Hạnh Nhi" w:date="2025-12-15T02:06:00Z" w16du:dateUtc="2025-12-14T19:06:00Z">
          <w:pPr/>
        </w:pPrChange>
      </w:pPr>
      <w:ins w:id="1866" w:author="Hạnh Nhi" w:date="2025-12-15T02:06:00Z">
        <w:r w:rsidRPr="00560553">
          <w:rPr>
            <w:rFonts w:ascii="Segoe UI Emoji" w:hAnsi="Segoe UI Emoji" w:cs="Segoe UI Emoji"/>
            <w:lang w:val="en-US"/>
          </w:rPr>
          <w:t>👉</w:t>
        </w:r>
        <w:r w:rsidRPr="00560553">
          <w:rPr>
            <w:lang w:val="en-US"/>
          </w:rPr>
          <w:t xml:space="preserve"> </w:t>
        </w:r>
        <w:r w:rsidRPr="00560553">
          <w:rPr>
            <w:lang w:val="en-US"/>
            <w:rPrChange w:id="1867" w:author="Hạnh Nhi" w:date="2025-12-15T02:06:00Z" w16du:dateUtc="2025-12-14T19:06:00Z">
              <w:rPr>
                <w:b/>
                <w:bCs/>
                <w:lang w:val="en-US"/>
              </w:rPr>
            </w:rPrChange>
          </w:rPr>
          <w:t>Câu nhớ tủ:</w:t>
        </w:r>
      </w:ins>
    </w:p>
    <w:p w14:paraId="730F1ED3" w14:textId="77777777" w:rsidR="00560553" w:rsidRPr="00560553" w:rsidRDefault="00560553">
      <w:pPr>
        <w:spacing w:after="0" w:line="360" w:lineRule="auto"/>
        <w:rPr>
          <w:ins w:id="1868" w:author="Hạnh Nhi" w:date="2025-12-15T02:06:00Z"/>
          <w:lang w:val="en-US"/>
        </w:rPr>
        <w:pPrChange w:id="1869" w:author="Hạnh Nhi" w:date="2025-12-15T02:06:00Z" w16du:dateUtc="2025-12-14T19:06:00Z">
          <w:pPr/>
        </w:pPrChange>
      </w:pPr>
      <w:ins w:id="1870" w:author="Hạnh Nhi" w:date="2025-12-15T02:06:00Z">
        <w:r w:rsidRPr="00560553">
          <w:rPr>
            <w:i/>
            <w:iCs/>
            <w:lang w:val="en-US"/>
          </w:rPr>
          <w:t>Unguided media truyền dữ liệu bằng sóng điện từ qua không khí, không cần dây dẫn.</w:t>
        </w:r>
      </w:ins>
    </w:p>
    <w:p w14:paraId="4276EB45" w14:textId="403DD267" w:rsidR="00560553" w:rsidRDefault="00560553" w:rsidP="00560553">
      <w:pPr>
        <w:pStyle w:val="Heading2"/>
        <w:numPr>
          <w:ilvl w:val="0"/>
          <w:numId w:val="92"/>
        </w:numPr>
        <w:rPr>
          <w:ins w:id="1871" w:author="Hạnh Nhi" w:date="2025-12-15T02:06:00Z" w16du:dateUtc="2025-12-14T19:06:00Z"/>
        </w:rPr>
      </w:pPr>
      <w:bookmarkStart w:id="1872" w:name="_Toc216676112"/>
      <w:ins w:id="1873" w:author="Hạnh Nhi" w:date="2025-12-15T02:06:00Z" w16du:dateUtc="2025-12-14T19:06:00Z">
        <w:r w:rsidRPr="00560553">
          <w:t>Wireless transmission waves</w:t>
        </w:r>
        <w:bookmarkEnd w:id="1872"/>
      </w:ins>
    </w:p>
    <w:p w14:paraId="0204F047" w14:textId="03D6D76D" w:rsidR="00560553" w:rsidRDefault="00560553" w:rsidP="00560553">
      <w:pPr>
        <w:rPr>
          <w:ins w:id="1874" w:author="Hạnh Nhi" w:date="2025-12-15T02:07:00Z" w16du:dateUtc="2025-12-14T19:07:00Z"/>
        </w:rPr>
      </w:pPr>
      <w:ins w:id="1875" w:author="Hạnh Nhi" w:date="2025-12-15T02:06:00Z" w16du:dateUtc="2025-12-14T19:06:00Z">
        <w:r w:rsidRPr="00560553">
          <w:rPr>
            <w:noProof/>
          </w:rPr>
          <w:lastRenderedPageBreak/>
          <w:drawing>
            <wp:inline distT="0" distB="0" distL="0" distR="0" wp14:anchorId="6413171C" wp14:editId="53891216">
              <wp:extent cx="4470400" cy="1717071"/>
              <wp:effectExtent l="0" t="0" r="6350" b="0"/>
              <wp:docPr id="1673013881" name="Picture 1" descr="A diagram of a wireless transmission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73013881" name="Picture 1" descr="A diagram of a wireless transmission&#10;&#10;AI-generated content may be incorrect."/>
                      <pic:cNvPicPr/>
                    </pic:nvPicPr>
                    <pic:blipFill>
                      <a:blip r:embed="rId8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78130" cy="17200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8D1FD56" w14:textId="3D94A8D0" w:rsidR="00560553" w:rsidRDefault="00560553" w:rsidP="00560553">
      <w:pPr>
        <w:pStyle w:val="Heading2"/>
        <w:numPr>
          <w:ilvl w:val="0"/>
          <w:numId w:val="92"/>
        </w:numPr>
        <w:rPr>
          <w:ins w:id="1876" w:author="Hạnh Nhi" w:date="2025-12-15T02:07:00Z" w16du:dateUtc="2025-12-14T19:07:00Z"/>
        </w:rPr>
      </w:pPr>
      <w:bookmarkStart w:id="1877" w:name="_Toc216676113"/>
      <w:ins w:id="1878" w:author="Hạnh Nhi" w:date="2025-12-15T02:07:00Z" w16du:dateUtc="2025-12-14T19:07:00Z">
        <w:r>
          <w:t>Advantages and Disadvantages Wireless Communication</w:t>
        </w:r>
        <w:bookmarkEnd w:id="1877"/>
      </w:ins>
    </w:p>
    <w:p w14:paraId="32E5DD47" w14:textId="77777777" w:rsidR="00560553" w:rsidRPr="00560553" w:rsidRDefault="00560553" w:rsidP="00560553">
      <w:pPr>
        <w:rPr>
          <w:ins w:id="1879" w:author="Hạnh Nhi" w:date="2025-12-15T02:07:00Z"/>
        </w:rPr>
      </w:pPr>
      <w:ins w:id="1880" w:author="Hạnh Nhi" w:date="2025-12-15T02:07:00Z">
        <w:r w:rsidRPr="00560553">
          <w:t>Advantages</w:t>
        </w:r>
      </w:ins>
    </w:p>
    <w:p w14:paraId="3766AC09" w14:textId="77777777" w:rsidR="00560553" w:rsidRPr="00560553" w:rsidRDefault="00560553" w:rsidP="00560553">
      <w:pPr>
        <w:rPr>
          <w:ins w:id="1881" w:author="Hạnh Nhi" w:date="2025-12-15T02:07:00Z"/>
        </w:rPr>
      </w:pPr>
      <w:ins w:id="1882" w:author="Hạnh Nhi" w:date="2025-12-15T02:07:00Z">
        <w:r w:rsidRPr="00560553">
          <w:t>– User Mobility</w:t>
        </w:r>
      </w:ins>
    </w:p>
    <w:p w14:paraId="78E2946E" w14:textId="77777777" w:rsidR="00560553" w:rsidRPr="00560553" w:rsidRDefault="00560553" w:rsidP="00560553">
      <w:pPr>
        <w:rPr>
          <w:ins w:id="1883" w:author="Hạnh Nhi" w:date="2025-12-15T02:07:00Z"/>
        </w:rPr>
      </w:pPr>
      <w:ins w:id="1884" w:author="Hạnh Nhi" w:date="2025-12-15T02:07:00Z">
        <w:r w:rsidRPr="00560553">
          <w:t>– Easy to install</w:t>
        </w:r>
      </w:ins>
    </w:p>
    <w:p w14:paraId="276544E3" w14:textId="77777777" w:rsidR="00560553" w:rsidRPr="00560553" w:rsidRDefault="00560553" w:rsidP="00560553">
      <w:pPr>
        <w:rPr>
          <w:ins w:id="1885" w:author="Hạnh Nhi" w:date="2025-12-15T02:07:00Z"/>
        </w:rPr>
      </w:pPr>
      <w:ins w:id="1886" w:author="Hạnh Nhi" w:date="2025-12-15T02:07:00Z">
        <w:r w:rsidRPr="00560553">
          <w:t>– Reduced cost</w:t>
        </w:r>
      </w:ins>
    </w:p>
    <w:p w14:paraId="0F13ED23" w14:textId="77777777" w:rsidR="00560553" w:rsidRDefault="00560553" w:rsidP="00560553">
      <w:pPr>
        <w:rPr>
          <w:ins w:id="1887" w:author="Hạnh Nhi" w:date="2025-12-15T02:07:00Z" w16du:dateUtc="2025-12-14T19:07:00Z"/>
        </w:rPr>
      </w:pPr>
      <w:ins w:id="1888" w:author="Hạnh Nhi" w:date="2025-12-15T02:07:00Z">
        <w:r w:rsidRPr="00560553">
          <w:t>– Scalability</w:t>
        </w:r>
      </w:ins>
    </w:p>
    <w:p w14:paraId="5962BEB4" w14:textId="2701E752" w:rsidR="00560553" w:rsidRPr="00560553" w:rsidRDefault="00560553" w:rsidP="00560553">
      <w:pPr>
        <w:rPr>
          <w:ins w:id="1889" w:author="Hạnh Nhi" w:date="2025-12-15T02:07:00Z"/>
        </w:rPr>
      </w:pPr>
      <w:ins w:id="1890" w:author="Hạnh Nhi" w:date="2025-12-15T02:07:00Z">
        <w:r w:rsidRPr="00560553">
          <w:t>Disadvantages</w:t>
        </w:r>
      </w:ins>
    </w:p>
    <w:p w14:paraId="3C3ADD20" w14:textId="77777777" w:rsidR="00560553" w:rsidRPr="00560553" w:rsidRDefault="00560553" w:rsidP="00560553">
      <w:pPr>
        <w:rPr>
          <w:ins w:id="1891" w:author="Hạnh Nhi" w:date="2025-12-15T02:07:00Z"/>
        </w:rPr>
      </w:pPr>
      <w:ins w:id="1892" w:author="Hạnh Nhi" w:date="2025-12-15T02:07:00Z">
        <w:r w:rsidRPr="00560553">
          <w:t>– High data error rate</w:t>
        </w:r>
      </w:ins>
    </w:p>
    <w:p w14:paraId="3941F762" w14:textId="77777777" w:rsidR="00560553" w:rsidRPr="00560553" w:rsidRDefault="00560553" w:rsidP="00560553">
      <w:pPr>
        <w:rPr>
          <w:ins w:id="1893" w:author="Hạnh Nhi" w:date="2025-12-15T02:07:00Z"/>
        </w:rPr>
      </w:pPr>
      <w:ins w:id="1894" w:author="Hạnh Nhi" w:date="2025-12-15T02:07:00Z">
        <w:r w:rsidRPr="00560553">
          <w:t>– Lower transmission data rates</w:t>
        </w:r>
      </w:ins>
    </w:p>
    <w:p w14:paraId="32BC2D83" w14:textId="77777777" w:rsidR="00560553" w:rsidRPr="00560553" w:rsidRDefault="00560553" w:rsidP="00560553">
      <w:pPr>
        <w:rPr>
          <w:ins w:id="1895" w:author="Hạnh Nhi" w:date="2025-12-15T02:07:00Z"/>
        </w:rPr>
      </w:pPr>
      <w:ins w:id="1896" w:author="Hạnh Nhi" w:date="2025-12-15T02:07:00Z">
        <w:r w:rsidRPr="00560553">
          <w:t>– Security</w:t>
        </w:r>
      </w:ins>
    </w:p>
    <w:p w14:paraId="782ADC4B" w14:textId="77777777" w:rsidR="00560553" w:rsidRPr="00560553" w:rsidRDefault="00560553" w:rsidP="00560553">
      <w:pPr>
        <w:rPr>
          <w:ins w:id="1897" w:author="Hạnh Nhi" w:date="2025-12-15T02:07:00Z"/>
        </w:rPr>
      </w:pPr>
      <w:ins w:id="1898" w:author="Hạnh Nhi" w:date="2025-12-15T02:07:00Z">
        <w:r w:rsidRPr="00560553">
          <w:t>– Battery of Mobile Devices</w:t>
        </w:r>
      </w:ins>
    </w:p>
    <w:p w14:paraId="15B56D53" w14:textId="1F52240E" w:rsidR="00560553" w:rsidRDefault="00560553" w:rsidP="00560553">
      <w:pPr>
        <w:rPr>
          <w:ins w:id="1899" w:author="Hạnh Nhi" w:date="2025-12-15T02:07:00Z" w16du:dateUtc="2025-12-14T19:07:00Z"/>
        </w:rPr>
      </w:pPr>
      <w:ins w:id="1900" w:author="Hạnh Nhi" w:date="2025-12-15T02:07:00Z">
        <w:r w:rsidRPr="00560553">
          <w:t>– Health Issues</w:t>
        </w:r>
      </w:ins>
    </w:p>
    <w:p w14:paraId="1F140042" w14:textId="77777777" w:rsidR="00560553" w:rsidRPr="00560553" w:rsidRDefault="00560553">
      <w:pPr>
        <w:spacing w:after="0" w:line="360" w:lineRule="auto"/>
        <w:rPr>
          <w:ins w:id="1901" w:author="Hạnh Nhi" w:date="2025-12-15T02:07:00Z"/>
          <w:lang w:val="en-US"/>
          <w:rPrChange w:id="1902" w:author="Hạnh Nhi" w:date="2025-12-15T02:07:00Z" w16du:dateUtc="2025-12-14T19:07:00Z">
            <w:rPr>
              <w:ins w:id="1903" w:author="Hạnh Nhi" w:date="2025-12-15T02:07:00Z"/>
              <w:b/>
              <w:bCs/>
              <w:lang w:val="en-US"/>
            </w:rPr>
          </w:rPrChange>
        </w:rPr>
        <w:pPrChange w:id="1904" w:author="Hạnh Nhi" w:date="2025-12-15T02:08:00Z" w16du:dateUtc="2025-12-14T19:08:00Z">
          <w:pPr/>
        </w:pPrChange>
      </w:pPr>
      <w:ins w:id="1905" w:author="Hạnh Nhi" w:date="2025-12-15T02:07:00Z">
        <w:r w:rsidRPr="00560553">
          <w:rPr>
            <w:rFonts w:ascii="Segoe UI Emoji" w:hAnsi="Segoe UI Emoji" w:cs="Segoe UI Emoji"/>
            <w:lang w:val="en-US"/>
            <w:rPrChange w:id="1906" w:author="Hạnh Nhi" w:date="2025-12-15T02:07:00Z" w16du:dateUtc="2025-12-14T19:07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✅</w:t>
        </w:r>
        <w:r w:rsidRPr="00560553">
          <w:rPr>
            <w:lang w:val="en-US"/>
            <w:rPrChange w:id="1907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 xml:space="preserve"> Advantages (Ưu điểm)</w:t>
        </w:r>
      </w:ins>
    </w:p>
    <w:p w14:paraId="5D5A9F65" w14:textId="77777777" w:rsidR="00560553" w:rsidRPr="00560553" w:rsidRDefault="00560553">
      <w:pPr>
        <w:numPr>
          <w:ilvl w:val="0"/>
          <w:numId w:val="134"/>
        </w:numPr>
        <w:spacing w:after="0" w:line="360" w:lineRule="auto"/>
        <w:rPr>
          <w:ins w:id="1908" w:author="Hạnh Nhi" w:date="2025-12-15T02:07:00Z"/>
          <w:lang w:val="en-US"/>
        </w:rPr>
        <w:pPrChange w:id="1909" w:author="Hạnh Nhi" w:date="2025-12-15T02:08:00Z" w16du:dateUtc="2025-12-14T19:08:00Z">
          <w:pPr>
            <w:numPr>
              <w:numId w:val="134"/>
            </w:numPr>
            <w:tabs>
              <w:tab w:val="num" w:pos="720"/>
            </w:tabs>
            <w:ind w:left="720" w:hanging="360"/>
          </w:pPr>
        </w:pPrChange>
      </w:pPr>
      <w:ins w:id="1910" w:author="Hạnh Nhi" w:date="2025-12-15T02:07:00Z">
        <w:r w:rsidRPr="00560553">
          <w:rPr>
            <w:lang w:val="en-US"/>
            <w:rPrChange w:id="1911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User Mobility</w:t>
        </w:r>
        <w:r w:rsidRPr="00560553">
          <w:rPr>
            <w:lang w:val="en-US"/>
          </w:rPr>
          <w:t xml:space="preserve"> → Người dùng </w:t>
        </w:r>
        <w:r w:rsidRPr="00560553">
          <w:rPr>
            <w:lang w:val="en-US"/>
            <w:rPrChange w:id="1912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di chuyển tự do</w:t>
        </w:r>
      </w:ins>
    </w:p>
    <w:p w14:paraId="78A1C11A" w14:textId="77777777" w:rsidR="00560553" w:rsidRPr="00560553" w:rsidRDefault="00560553">
      <w:pPr>
        <w:numPr>
          <w:ilvl w:val="0"/>
          <w:numId w:val="134"/>
        </w:numPr>
        <w:spacing w:after="0" w:line="360" w:lineRule="auto"/>
        <w:rPr>
          <w:ins w:id="1913" w:author="Hạnh Nhi" w:date="2025-12-15T02:07:00Z"/>
          <w:lang w:val="en-US"/>
        </w:rPr>
        <w:pPrChange w:id="1914" w:author="Hạnh Nhi" w:date="2025-12-15T02:08:00Z" w16du:dateUtc="2025-12-14T19:08:00Z">
          <w:pPr>
            <w:numPr>
              <w:numId w:val="134"/>
            </w:numPr>
            <w:tabs>
              <w:tab w:val="num" w:pos="720"/>
            </w:tabs>
            <w:ind w:left="720" w:hanging="360"/>
          </w:pPr>
        </w:pPrChange>
      </w:pPr>
      <w:ins w:id="1915" w:author="Hạnh Nhi" w:date="2025-12-15T02:07:00Z">
        <w:r w:rsidRPr="00560553">
          <w:rPr>
            <w:lang w:val="en-US"/>
            <w:rPrChange w:id="1916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Easy to install</w:t>
        </w:r>
        <w:r w:rsidRPr="00560553">
          <w:rPr>
            <w:lang w:val="en-US"/>
          </w:rPr>
          <w:t xml:space="preserve"> → </w:t>
        </w:r>
        <w:r w:rsidRPr="00560553">
          <w:rPr>
            <w:lang w:val="en-US"/>
            <w:rPrChange w:id="1917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Dễ lắp đặt</w:t>
        </w:r>
        <w:r w:rsidRPr="00560553">
          <w:rPr>
            <w:lang w:val="en-US"/>
          </w:rPr>
          <w:t>, không cần kéo cáp</w:t>
        </w:r>
      </w:ins>
    </w:p>
    <w:p w14:paraId="7079F35C" w14:textId="77777777" w:rsidR="00560553" w:rsidRPr="00560553" w:rsidRDefault="00560553">
      <w:pPr>
        <w:numPr>
          <w:ilvl w:val="0"/>
          <w:numId w:val="134"/>
        </w:numPr>
        <w:spacing w:after="0" w:line="360" w:lineRule="auto"/>
        <w:rPr>
          <w:ins w:id="1918" w:author="Hạnh Nhi" w:date="2025-12-15T02:07:00Z"/>
          <w:lang w:val="en-US"/>
        </w:rPr>
        <w:pPrChange w:id="1919" w:author="Hạnh Nhi" w:date="2025-12-15T02:08:00Z" w16du:dateUtc="2025-12-14T19:08:00Z">
          <w:pPr>
            <w:numPr>
              <w:numId w:val="134"/>
            </w:numPr>
            <w:tabs>
              <w:tab w:val="num" w:pos="720"/>
            </w:tabs>
            <w:ind w:left="720" w:hanging="360"/>
          </w:pPr>
        </w:pPrChange>
      </w:pPr>
      <w:ins w:id="1920" w:author="Hạnh Nhi" w:date="2025-12-15T02:07:00Z">
        <w:r w:rsidRPr="00560553">
          <w:rPr>
            <w:lang w:val="en-US"/>
            <w:rPrChange w:id="1921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Reduced cost</w:t>
        </w:r>
        <w:r w:rsidRPr="00560553">
          <w:rPr>
            <w:lang w:val="en-US"/>
          </w:rPr>
          <w:t xml:space="preserve"> → </w:t>
        </w:r>
        <w:r w:rsidRPr="00560553">
          <w:rPr>
            <w:lang w:val="en-US"/>
            <w:rPrChange w:id="1922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Giảm chi phí</w:t>
        </w:r>
        <w:r w:rsidRPr="00560553">
          <w:rPr>
            <w:lang w:val="en-US"/>
          </w:rPr>
          <w:t xml:space="preserve"> hạ tầng</w:t>
        </w:r>
      </w:ins>
    </w:p>
    <w:p w14:paraId="1155AD77" w14:textId="15670E24" w:rsidR="00560553" w:rsidRPr="00560553" w:rsidRDefault="00560553">
      <w:pPr>
        <w:numPr>
          <w:ilvl w:val="0"/>
          <w:numId w:val="134"/>
        </w:numPr>
        <w:spacing w:after="0" w:line="360" w:lineRule="auto"/>
        <w:rPr>
          <w:ins w:id="1923" w:author="Hạnh Nhi" w:date="2025-12-15T02:07:00Z"/>
          <w:lang w:val="en-US"/>
        </w:rPr>
        <w:pPrChange w:id="1924" w:author="Hạnh Nhi" w:date="2025-12-15T02:08:00Z" w16du:dateUtc="2025-12-14T19:08:00Z">
          <w:pPr/>
        </w:pPrChange>
      </w:pPr>
      <w:ins w:id="1925" w:author="Hạnh Nhi" w:date="2025-12-15T02:07:00Z">
        <w:r w:rsidRPr="00560553">
          <w:rPr>
            <w:lang w:val="en-US"/>
            <w:rPrChange w:id="1926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Scalability</w:t>
        </w:r>
        <w:r w:rsidRPr="00560553">
          <w:rPr>
            <w:lang w:val="en-US"/>
          </w:rPr>
          <w:t xml:space="preserve"> → </w:t>
        </w:r>
        <w:r w:rsidRPr="00560553">
          <w:rPr>
            <w:lang w:val="en-US"/>
            <w:rPrChange w:id="1927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Dễ mở rộng</w:t>
        </w:r>
        <w:r w:rsidRPr="00560553">
          <w:rPr>
            <w:lang w:val="en-US"/>
          </w:rPr>
          <w:t xml:space="preserve"> (thêm thiết bị nhanh)</w:t>
        </w:r>
      </w:ins>
    </w:p>
    <w:p w14:paraId="1EEC593E" w14:textId="77777777" w:rsidR="00560553" w:rsidRPr="00560553" w:rsidRDefault="00560553">
      <w:pPr>
        <w:spacing w:after="0" w:line="360" w:lineRule="auto"/>
        <w:rPr>
          <w:ins w:id="1928" w:author="Hạnh Nhi" w:date="2025-12-15T02:07:00Z"/>
          <w:lang w:val="en-US"/>
          <w:rPrChange w:id="1929" w:author="Hạnh Nhi" w:date="2025-12-15T02:07:00Z" w16du:dateUtc="2025-12-14T19:07:00Z">
            <w:rPr>
              <w:ins w:id="1930" w:author="Hạnh Nhi" w:date="2025-12-15T02:07:00Z"/>
              <w:b/>
              <w:bCs/>
              <w:lang w:val="en-US"/>
            </w:rPr>
          </w:rPrChange>
        </w:rPr>
        <w:pPrChange w:id="1931" w:author="Hạnh Nhi" w:date="2025-12-15T02:08:00Z" w16du:dateUtc="2025-12-14T19:08:00Z">
          <w:pPr/>
        </w:pPrChange>
      </w:pPr>
      <w:ins w:id="1932" w:author="Hạnh Nhi" w:date="2025-12-15T02:07:00Z">
        <w:r w:rsidRPr="00560553">
          <w:rPr>
            <w:rFonts w:ascii="Segoe UI Emoji" w:hAnsi="Segoe UI Emoji" w:cs="Segoe UI Emoji"/>
            <w:lang w:val="en-US"/>
            <w:rPrChange w:id="1933" w:author="Hạnh Nhi" w:date="2025-12-15T02:07:00Z" w16du:dateUtc="2025-12-14T19:07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❌</w:t>
        </w:r>
        <w:r w:rsidRPr="00560553">
          <w:rPr>
            <w:lang w:val="en-US"/>
            <w:rPrChange w:id="1934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 xml:space="preserve"> Disadvantages (Nhược điểm)</w:t>
        </w:r>
      </w:ins>
    </w:p>
    <w:p w14:paraId="6C285D0A" w14:textId="77777777" w:rsidR="00560553" w:rsidRPr="00560553" w:rsidRDefault="00560553">
      <w:pPr>
        <w:numPr>
          <w:ilvl w:val="0"/>
          <w:numId w:val="135"/>
        </w:numPr>
        <w:spacing w:after="0" w:line="360" w:lineRule="auto"/>
        <w:rPr>
          <w:ins w:id="1935" w:author="Hạnh Nhi" w:date="2025-12-15T02:07:00Z"/>
          <w:lang w:val="en-US"/>
        </w:rPr>
        <w:pPrChange w:id="1936" w:author="Hạnh Nhi" w:date="2025-12-15T02:08:00Z" w16du:dateUtc="2025-12-14T19:08:00Z">
          <w:pPr>
            <w:numPr>
              <w:numId w:val="135"/>
            </w:numPr>
            <w:tabs>
              <w:tab w:val="num" w:pos="720"/>
            </w:tabs>
            <w:ind w:left="720" w:hanging="360"/>
          </w:pPr>
        </w:pPrChange>
      </w:pPr>
      <w:ins w:id="1937" w:author="Hạnh Nhi" w:date="2025-12-15T02:07:00Z">
        <w:r w:rsidRPr="00560553">
          <w:rPr>
            <w:lang w:val="en-US"/>
            <w:rPrChange w:id="1938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High data error rate</w:t>
        </w:r>
        <w:r w:rsidRPr="00560553">
          <w:rPr>
            <w:lang w:val="en-US"/>
          </w:rPr>
          <w:t xml:space="preserve"> → </w:t>
        </w:r>
        <w:r w:rsidRPr="00560553">
          <w:rPr>
            <w:lang w:val="en-US"/>
            <w:rPrChange w:id="1939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Tỷ lệ lỗi dữ liệu cao</w:t>
        </w:r>
        <w:r w:rsidRPr="00560553">
          <w:rPr>
            <w:lang w:val="en-US"/>
          </w:rPr>
          <w:t xml:space="preserve"> (do nhiễu)</w:t>
        </w:r>
      </w:ins>
    </w:p>
    <w:p w14:paraId="63862757" w14:textId="77777777" w:rsidR="00560553" w:rsidRPr="00560553" w:rsidRDefault="00560553">
      <w:pPr>
        <w:numPr>
          <w:ilvl w:val="0"/>
          <w:numId w:val="135"/>
        </w:numPr>
        <w:spacing w:after="0" w:line="360" w:lineRule="auto"/>
        <w:rPr>
          <w:ins w:id="1940" w:author="Hạnh Nhi" w:date="2025-12-15T02:07:00Z"/>
          <w:lang w:val="en-US"/>
        </w:rPr>
        <w:pPrChange w:id="1941" w:author="Hạnh Nhi" w:date="2025-12-15T02:08:00Z" w16du:dateUtc="2025-12-14T19:08:00Z">
          <w:pPr>
            <w:numPr>
              <w:numId w:val="135"/>
            </w:numPr>
            <w:tabs>
              <w:tab w:val="num" w:pos="720"/>
            </w:tabs>
            <w:ind w:left="720" w:hanging="360"/>
          </w:pPr>
        </w:pPrChange>
      </w:pPr>
      <w:ins w:id="1942" w:author="Hạnh Nhi" w:date="2025-12-15T02:07:00Z">
        <w:r w:rsidRPr="00560553">
          <w:rPr>
            <w:lang w:val="en-US"/>
            <w:rPrChange w:id="1943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Lower transmission data rates</w:t>
        </w:r>
        <w:r w:rsidRPr="00560553">
          <w:rPr>
            <w:lang w:val="en-US"/>
          </w:rPr>
          <w:t xml:space="preserve"> → </w:t>
        </w:r>
        <w:r w:rsidRPr="00560553">
          <w:rPr>
            <w:lang w:val="en-US"/>
            <w:rPrChange w:id="1944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Tốc độ thấp hơn</w:t>
        </w:r>
        <w:r w:rsidRPr="00560553">
          <w:rPr>
            <w:lang w:val="en-US"/>
          </w:rPr>
          <w:t xml:space="preserve"> so với có dây</w:t>
        </w:r>
      </w:ins>
    </w:p>
    <w:p w14:paraId="2CA02539" w14:textId="77777777" w:rsidR="00560553" w:rsidRPr="00560553" w:rsidRDefault="00560553">
      <w:pPr>
        <w:numPr>
          <w:ilvl w:val="0"/>
          <w:numId w:val="135"/>
        </w:numPr>
        <w:spacing w:after="0" w:line="360" w:lineRule="auto"/>
        <w:rPr>
          <w:ins w:id="1945" w:author="Hạnh Nhi" w:date="2025-12-15T02:07:00Z"/>
          <w:lang w:val="en-US"/>
        </w:rPr>
        <w:pPrChange w:id="1946" w:author="Hạnh Nhi" w:date="2025-12-15T02:08:00Z" w16du:dateUtc="2025-12-14T19:08:00Z">
          <w:pPr>
            <w:numPr>
              <w:numId w:val="135"/>
            </w:numPr>
            <w:tabs>
              <w:tab w:val="num" w:pos="720"/>
            </w:tabs>
            <w:ind w:left="720" w:hanging="360"/>
          </w:pPr>
        </w:pPrChange>
      </w:pPr>
      <w:ins w:id="1947" w:author="Hạnh Nhi" w:date="2025-12-15T02:07:00Z">
        <w:r w:rsidRPr="00560553">
          <w:rPr>
            <w:lang w:val="en-US"/>
            <w:rPrChange w:id="1948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Security</w:t>
        </w:r>
        <w:r w:rsidRPr="00560553">
          <w:rPr>
            <w:lang w:val="en-US"/>
          </w:rPr>
          <w:t xml:space="preserve"> → </w:t>
        </w:r>
        <w:r w:rsidRPr="00560553">
          <w:rPr>
            <w:lang w:val="en-US"/>
            <w:rPrChange w:id="1949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Bảo mật kém hơn</w:t>
        </w:r>
        <w:r w:rsidRPr="00560553">
          <w:rPr>
            <w:lang w:val="en-US"/>
          </w:rPr>
          <w:t>, dễ bị nghe lén</w:t>
        </w:r>
      </w:ins>
    </w:p>
    <w:p w14:paraId="16C0D5C6" w14:textId="77777777" w:rsidR="00560553" w:rsidRPr="00560553" w:rsidRDefault="00560553">
      <w:pPr>
        <w:numPr>
          <w:ilvl w:val="0"/>
          <w:numId w:val="135"/>
        </w:numPr>
        <w:spacing w:after="0" w:line="360" w:lineRule="auto"/>
        <w:rPr>
          <w:ins w:id="1950" w:author="Hạnh Nhi" w:date="2025-12-15T02:07:00Z"/>
          <w:lang w:val="en-US"/>
        </w:rPr>
        <w:pPrChange w:id="1951" w:author="Hạnh Nhi" w:date="2025-12-15T02:08:00Z" w16du:dateUtc="2025-12-14T19:08:00Z">
          <w:pPr>
            <w:numPr>
              <w:numId w:val="135"/>
            </w:numPr>
            <w:tabs>
              <w:tab w:val="num" w:pos="720"/>
            </w:tabs>
            <w:ind w:left="720" w:hanging="360"/>
          </w:pPr>
        </w:pPrChange>
      </w:pPr>
      <w:ins w:id="1952" w:author="Hạnh Nhi" w:date="2025-12-15T02:07:00Z">
        <w:r w:rsidRPr="00560553">
          <w:rPr>
            <w:lang w:val="en-US"/>
            <w:rPrChange w:id="1953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Battery of Mobile Devices</w:t>
        </w:r>
        <w:r w:rsidRPr="00560553">
          <w:rPr>
            <w:lang w:val="en-US"/>
          </w:rPr>
          <w:t xml:space="preserve"> → </w:t>
        </w:r>
        <w:r w:rsidRPr="00560553">
          <w:rPr>
            <w:lang w:val="en-US"/>
            <w:rPrChange w:id="1954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Phụ thuộc pin</w:t>
        </w:r>
        <w:r w:rsidRPr="00560553">
          <w:rPr>
            <w:lang w:val="en-US"/>
          </w:rPr>
          <w:t xml:space="preserve"> thiết bị di động</w:t>
        </w:r>
      </w:ins>
    </w:p>
    <w:p w14:paraId="6B2BD177" w14:textId="65306D90" w:rsidR="00560553" w:rsidRPr="00560553" w:rsidRDefault="00560553">
      <w:pPr>
        <w:numPr>
          <w:ilvl w:val="0"/>
          <w:numId w:val="135"/>
        </w:numPr>
        <w:spacing w:after="0" w:line="360" w:lineRule="auto"/>
        <w:rPr>
          <w:ins w:id="1955" w:author="Hạnh Nhi" w:date="2025-12-15T02:07:00Z"/>
          <w:lang w:val="en-US"/>
        </w:rPr>
        <w:pPrChange w:id="1956" w:author="Hạnh Nhi" w:date="2025-12-15T02:08:00Z" w16du:dateUtc="2025-12-14T19:08:00Z">
          <w:pPr/>
        </w:pPrChange>
      </w:pPr>
      <w:ins w:id="1957" w:author="Hạnh Nhi" w:date="2025-12-15T02:07:00Z">
        <w:r w:rsidRPr="00560553">
          <w:rPr>
            <w:lang w:val="en-US"/>
            <w:rPrChange w:id="1958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Health Issues</w:t>
        </w:r>
        <w:r w:rsidRPr="00560553">
          <w:rPr>
            <w:lang w:val="en-US"/>
          </w:rPr>
          <w:t xml:space="preserve"> → </w:t>
        </w:r>
        <w:r w:rsidRPr="00560553">
          <w:rPr>
            <w:lang w:val="en-US"/>
            <w:rPrChange w:id="1959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Vấn đề sức khỏe</w:t>
        </w:r>
        <w:r w:rsidRPr="00560553">
          <w:rPr>
            <w:lang w:val="en-US"/>
          </w:rPr>
          <w:t xml:space="preserve"> (phơi nhiễm sóng)</w:t>
        </w:r>
      </w:ins>
    </w:p>
    <w:p w14:paraId="0B0FB7F2" w14:textId="77777777" w:rsidR="00560553" w:rsidRPr="00560553" w:rsidRDefault="00560553">
      <w:pPr>
        <w:spacing w:after="0" w:line="360" w:lineRule="auto"/>
        <w:rPr>
          <w:ins w:id="1960" w:author="Hạnh Nhi" w:date="2025-12-15T02:07:00Z"/>
          <w:lang w:val="en-US"/>
          <w:rPrChange w:id="1961" w:author="Hạnh Nhi" w:date="2025-12-15T02:07:00Z" w16du:dateUtc="2025-12-14T19:07:00Z">
            <w:rPr>
              <w:ins w:id="1962" w:author="Hạnh Nhi" w:date="2025-12-15T02:07:00Z"/>
              <w:b/>
              <w:bCs/>
              <w:lang w:val="en-US"/>
            </w:rPr>
          </w:rPrChange>
        </w:rPr>
        <w:pPrChange w:id="1963" w:author="Hạnh Nhi" w:date="2025-12-15T02:08:00Z" w16du:dateUtc="2025-12-14T19:08:00Z">
          <w:pPr>
            <w:numPr>
              <w:numId w:val="134"/>
            </w:numPr>
            <w:tabs>
              <w:tab w:val="num" w:pos="720"/>
            </w:tabs>
            <w:ind w:left="720" w:hanging="360"/>
          </w:pPr>
        </w:pPrChange>
      </w:pPr>
      <w:ins w:id="1964" w:author="Hạnh Nhi" w:date="2025-12-15T02:07:00Z">
        <w:r w:rsidRPr="00560553">
          <w:rPr>
            <w:rFonts w:ascii="Segoe UI Emoji" w:hAnsi="Segoe UI Emoji" w:cs="Segoe UI Emoji"/>
            <w:lang w:val="en-US"/>
            <w:rPrChange w:id="1965" w:author="Hạnh Nhi" w:date="2025-12-15T02:07:00Z" w16du:dateUtc="2025-12-14T19:07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📌</w:t>
        </w:r>
        <w:r w:rsidRPr="00560553">
          <w:rPr>
            <w:lang w:val="en-US"/>
            <w:rPrChange w:id="1966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 xml:space="preserve"> Ghi nhớ nhanh để thi</w:t>
        </w:r>
      </w:ins>
    </w:p>
    <w:p w14:paraId="7510802C" w14:textId="77777777" w:rsidR="00560553" w:rsidRPr="00560553" w:rsidRDefault="00560553">
      <w:pPr>
        <w:numPr>
          <w:ilvl w:val="0"/>
          <w:numId w:val="136"/>
        </w:numPr>
        <w:spacing w:after="0" w:line="360" w:lineRule="auto"/>
        <w:rPr>
          <w:ins w:id="1967" w:author="Hạnh Nhi" w:date="2025-12-15T02:07:00Z"/>
          <w:lang w:val="en-US"/>
        </w:rPr>
        <w:pPrChange w:id="1968" w:author="Hạnh Nhi" w:date="2025-12-15T02:08:00Z" w16du:dateUtc="2025-12-14T19:08:00Z">
          <w:pPr>
            <w:numPr>
              <w:numId w:val="136"/>
            </w:numPr>
            <w:tabs>
              <w:tab w:val="num" w:pos="720"/>
            </w:tabs>
            <w:ind w:left="720" w:hanging="360"/>
          </w:pPr>
        </w:pPrChange>
      </w:pPr>
      <w:ins w:id="1969" w:author="Hạnh Nhi" w:date="2025-12-15T02:07:00Z">
        <w:r w:rsidRPr="00560553">
          <w:rPr>
            <w:lang w:val="en-US"/>
            <w:rPrChange w:id="1970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Ưu</w:t>
        </w:r>
        <w:r w:rsidRPr="00560553">
          <w:rPr>
            <w:lang w:val="en-US"/>
          </w:rPr>
          <w:t>: linh hoạt, rẻ, dễ lắp, dễ mở rộng</w:t>
        </w:r>
      </w:ins>
    </w:p>
    <w:p w14:paraId="15122035" w14:textId="77777777" w:rsidR="00560553" w:rsidRPr="00560553" w:rsidRDefault="00560553">
      <w:pPr>
        <w:numPr>
          <w:ilvl w:val="0"/>
          <w:numId w:val="136"/>
        </w:numPr>
        <w:spacing w:after="0" w:line="360" w:lineRule="auto"/>
        <w:rPr>
          <w:ins w:id="1971" w:author="Hạnh Nhi" w:date="2025-12-15T02:07:00Z"/>
          <w:lang w:val="en-US"/>
        </w:rPr>
        <w:pPrChange w:id="1972" w:author="Hạnh Nhi" w:date="2025-12-15T02:08:00Z" w16du:dateUtc="2025-12-14T19:08:00Z">
          <w:pPr>
            <w:numPr>
              <w:numId w:val="136"/>
            </w:numPr>
            <w:tabs>
              <w:tab w:val="num" w:pos="720"/>
            </w:tabs>
            <w:ind w:left="720" w:hanging="360"/>
          </w:pPr>
        </w:pPrChange>
      </w:pPr>
      <w:ins w:id="1973" w:author="Hạnh Nhi" w:date="2025-12-15T02:07:00Z">
        <w:r w:rsidRPr="00560553">
          <w:rPr>
            <w:lang w:val="en-US"/>
            <w:rPrChange w:id="1974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Nhược</w:t>
        </w:r>
        <w:r w:rsidRPr="00560553">
          <w:rPr>
            <w:lang w:val="en-US"/>
          </w:rPr>
          <w:t>: nhiễu, chậm hơn, bảo mật, pin, sức khỏe</w:t>
        </w:r>
      </w:ins>
    </w:p>
    <w:p w14:paraId="736A4D6B" w14:textId="77777777" w:rsidR="00560553" w:rsidRPr="00560553" w:rsidRDefault="00560553">
      <w:pPr>
        <w:spacing w:after="0" w:line="360" w:lineRule="auto"/>
        <w:rPr>
          <w:ins w:id="1975" w:author="Hạnh Nhi" w:date="2025-12-15T02:07:00Z"/>
          <w:lang w:val="en-US"/>
        </w:rPr>
        <w:pPrChange w:id="1976" w:author="Hạnh Nhi" w:date="2025-12-15T02:08:00Z" w16du:dateUtc="2025-12-14T19:08:00Z">
          <w:pPr/>
        </w:pPrChange>
      </w:pPr>
      <w:ins w:id="1977" w:author="Hạnh Nhi" w:date="2025-12-15T02:07:00Z">
        <w:r w:rsidRPr="00560553">
          <w:rPr>
            <w:rFonts w:ascii="Segoe UI Emoji" w:hAnsi="Segoe UI Emoji" w:cs="Segoe UI Emoji"/>
            <w:lang w:val="en-US"/>
          </w:rPr>
          <w:lastRenderedPageBreak/>
          <w:t>👉</w:t>
        </w:r>
        <w:r w:rsidRPr="00560553">
          <w:rPr>
            <w:lang w:val="en-US"/>
          </w:rPr>
          <w:t xml:space="preserve"> </w:t>
        </w:r>
        <w:r w:rsidRPr="00560553">
          <w:rPr>
            <w:lang w:val="en-US"/>
            <w:rPrChange w:id="1978" w:author="Hạnh Nhi" w:date="2025-12-15T02:07:00Z" w16du:dateUtc="2025-12-14T19:07:00Z">
              <w:rPr>
                <w:b/>
                <w:bCs/>
                <w:lang w:val="en-US"/>
              </w:rPr>
            </w:rPrChange>
          </w:rPr>
          <w:t>Câu nhớ tủ:</w:t>
        </w:r>
      </w:ins>
    </w:p>
    <w:p w14:paraId="5028FC9A" w14:textId="77777777" w:rsidR="00560553" w:rsidRDefault="00560553" w:rsidP="00560553">
      <w:pPr>
        <w:pBdr>
          <w:bottom w:val="single" w:sz="6" w:space="1" w:color="auto"/>
        </w:pBdr>
        <w:spacing w:after="0" w:line="360" w:lineRule="auto"/>
        <w:rPr>
          <w:ins w:id="1979" w:author="Hạnh Nhi" w:date="2025-12-15T02:08:00Z" w16du:dateUtc="2025-12-14T19:08:00Z"/>
          <w:i/>
          <w:iCs/>
        </w:rPr>
      </w:pPr>
      <w:ins w:id="1980" w:author="Hạnh Nhi" w:date="2025-12-15T02:07:00Z">
        <w:r w:rsidRPr="00560553">
          <w:rPr>
            <w:i/>
            <w:iCs/>
            <w:lang w:val="en-US"/>
          </w:rPr>
          <w:t>Wireless tiện và linh hoạt nhưng dễ nhiễu, kém bảo mật và phụ thuộc pin.</w:t>
        </w:r>
      </w:ins>
    </w:p>
    <w:p w14:paraId="6134657B" w14:textId="45A9CE8C" w:rsidR="00560553" w:rsidRDefault="00560553" w:rsidP="00560553">
      <w:pPr>
        <w:pStyle w:val="Heading1"/>
        <w:rPr>
          <w:ins w:id="1981" w:author="Hạnh Nhi" w:date="2025-12-15T02:08:00Z" w16du:dateUtc="2025-12-14T19:08:00Z"/>
        </w:rPr>
      </w:pPr>
      <w:bookmarkStart w:id="1982" w:name="_Toc216676114"/>
      <w:ins w:id="1983" w:author="Hạnh Nhi" w:date="2025-12-15T02:08:00Z" w16du:dateUtc="2025-12-14T19:08:00Z">
        <w:r>
          <w:t>Chapter 4: Introduction Ethernet LAN</w:t>
        </w:r>
        <w:bookmarkEnd w:id="1982"/>
      </w:ins>
    </w:p>
    <w:p w14:paraId="6967A53F" w14:textId="526F6781" w:rsidR="00560553" w:rsidRPr="00560553" w:rsidRDefault="003C5E5E">
      <w:pPr>
        <w:pStyle w:val="Heading1"/>
        <w:numPr>
          <w:ilvl w:val="0"/>
          <w:numId w:val="137"/>
        </w:numPr>
        <w:jc w:val="left"/>
        <w:rPr>
          <w:ins w:id="1984" w:author="Hạnh Nhi" w:date="2025-12-15T02:07:00Z"/>
          <w:rPrChange w:id="1985" w:author="Hạnh Nhi" w:date="2025-12-15T02:08:00Z" w16du:dateUtc="2025-12-14T19:08:00Z">
            <w:rPr>
              <w:ins w:id="1986" w:author="Hạnh Nhi" w:date="2025-12-15T02:07:00Z"/>
              <w:lang w:val="en-US"/>
            </w:rPr>
          </w:rPrChange>
        </w:rPr>
        <w:pPrChange w:id="1987" w:author="Hạnh Nhi" w:date="2025-12-15T02:13:00Z" w16du:dateUtc="2025-12-14T19:13:00Z">
          <w:pPr/>
        </w:pPrChange>
      </w:pPr>
      <w:bookmarkStart w:id="1988" w:name="_Toc216676115"/>
      <w:ins w:id="1989" w:author="Hạnh Nhi" w:date="2025-12-15T02:09:00Z" w16du:dateUtc="2025-12-14T19:09:00Z">
        <w:r w:rsidRPr="003C5E5E">
          <w:t>LAN</w:t>
        </w:r>
      </w:ins>
      <w:bookmarkEnd w:id="1988"/>
    </w:p>
    <w:p w14:paraId="11F39FCD" w14:textId="77777777" w:rsidR="003C5E5E" w:rsidRDefault="003C5E5E">
      <w:pPr>
        <w:spacing w:after="0" w:line="360" w:lineRule="auto"/>
        <w:rPr>
          <w:ins w:id="1990" w:author="Hạnh Nhi" w:date="2025-12-15T02:09:00Z" w16du:dateUtc="2025-12-14T19:09:00Z"/>
        </w:rPr>
        <w:pPrChange w:id="1991" w:author="Hạnh Nhi" w:date="2025-12-15T02:13:00Z" w16du:dateUtc="2025-12-14T19:13:00Z">
          <w:pPr/>
        </w:pPrChange>
      </w:pPr>
      <w:ins w:id="1992" w:author="Hạnh Nhi" w:date="2025-12-15T02:09:00Z" w16du:dateUtc="2025-12-14T19:09:00Z">
        <w:r>
          <w:t>▪ Connect devices in a small area</w:t>
        </w:r>
      </w:ins>
    </w:p>
    <w:p w14:paraId="528F3E75" w14:textId="4A4638D7" w:rsidR="00560553" w:rsidRDefault="003C5E5E">
      <w:pPr>
        <w:spacing w:after="0" w:line="360" w:lineRule="auto"/>
        <w:rPr>
          <w:ins w:id="1993" w:author="Hạnh Nhi" w:date="2025-12-15T02:12:00Z" w16du:dateUtc="2025-12-14T19:12:00Z"/>
        </w:rPr>
        <w:pPrChange w:id="1994" w:author="Hạnh Nhi" w:date="2025-12-15T02:13:00Z" w16du:dateUtc="2025-12-14T19:13:00Z">
          <w:pPr/>
        </w:pPrChange>
      </w:pPr>
      <w:ins w:id="1995" w:author="Hạnh Nhi" w:date="2025-12-15T02:09:00Z" w16du:dateUtc="2025-12-14T19:09:00Z">
        <w:r>
          <w:t>▪ Segment length</w:t>
        </w:r>
      </w:ins>
    </w:p>
    <w:p w14:paraId="1C255231" w14:textId="77777777" w:rsidR="003C5E5E" w:rsidRPr="003C5E5E" w:rsidRDefault="003C5E5E">
      <w:pPr>
        <w:spacing w:after="0" w:line="360" w:lineRule="auto"/>
        <w:rPr>
          <w:ins w:id="1996" w:author="Hạnh Nhi" w:date="2025-12-15T02:12:00Z"/>
          <w:b/>
          <w:bCs/>
          <w:lang w:val="en-US"/>
        </w:rPr>
        <w:pPrChange w:id="1997" w:author="Hạnh Nhi" w:date="2025-12-15T02:13:00Z" w16du:dateUtc="2025-12-14T19:13:00Z">
          <w:pPr/>
        </w:pPrChange>
      </w:pPr>
      <w:ins w:id="1998" w:author="Hạnh Nhi" w:date="2025-12-15T02:12:00Z">
        <w:r w:rsidRPr="003C5E5E">
          <w:rPr>
            <w:rFonts w:ascii="Segoe UI Emoji" w:hAnsi="Segoe UI Emoji" w:cs="Segoe UI Emoji"/>
            <w:b/>
            <w:bCs/>
            <w:lang w:val="en-US"/>
          </w:rPr>
          <w:t>🔑</w:t>
        </w:r>
        <w:r w:rsidRPr="003C5E5E">
          <w:rPr>
            <w:b/>
            <w:bCs/>
            <w:lang w:val="en-US"/>
          </w:rPr>
          <w:t xml:space="preserve"> Ghi nhớ nhanh để thi</w:t>
        </w:r>
      </w:ins>
    </w:p>
    <w:p w14:paraId="5ECEF100" w14:textId="77777777" w:rsidR="003C5E5E" w:rsidRPr="003C5E5E" w:rsidRDefault="003C5E5E">
      <w:pPr>
        <w:numPr>
          <w:ilvl w:val="0"/>
          <w:numId w:val="138"/>
        </w:numPr>
        <w:spacing w:after="0" w:line="360" w:lineRule="auto"/>
        <w:rPr>
          <w:ins w:id="1999" w:author="Hạnh Nhi" w:date="2025-12-15T02:12:00Z"/>
          <w:lang w:val="en-US"/>
        </w:rPr>
        <w:pPrChange w:id="2000" w:author="Hạnh Nhi" w:date="2025-12-15T02:13:00Z" w16du:dateUtc="2025-12-14T19:13:00Z">
          <w:pPr>
            <w:numPr>
              <w:numId w:val="138"/>
            </w:numPr>
            <w:tabs>
              <w:tab w:val="num" w:pos="720"/>
            </w:tabs>
            <w:ind w:left="720" w:hanging="360"/>
          </w:pPr>
        </w:pPrChange>
      </w:pPr>
      <w:ins w:id="2001" w:author="Hạnh Nhi" w:date="2025-12-15T02:12:00Z">
        <w:r w:rsidRPr="003C5E5E">
          <w:rPr>
            <w:lang w:val="en-US"/>
            <w:rPrChange w:id="2002" w:author="Hạnh Nhi" w:date="2025-12-15T02:12:00Z" w16du:dateUtc="2025-12-14T19:12:00Z">
              <w:rPr>
                <w:b/>
                <w:bCs/>
                <w:lang w:val="en-US"/>
              </w:rPr>
            </w:rPrChange>
          </w:rPr>
          <w:t>LAN = phạm vi nhỏ</w:t>
        </w:r>
      </w:ins>
    </w:p>
    <w:p w14:paraId="4400669D" w14:textId="77777777" w:rsidR="003C5E5E" w:rsidRPr="003C5E5E" w:rsidRDefault="003C5E5E">
      <w:pPr>
        <w:numPr>
          <w:ilvl w:val="0"/>
          <w:numId w:val="138"/>
        </w:numPr>
        <w:spacing w:after="0" w:line="360" w:lineRule="auto"/>
        <w:rPr>
          <w:ins w:id="2003" w:author="Hạnh Nhi" w:date="2025-12-15T02:12:00Z"/>
          <w:lang w:val="en-US"/>
        </w:rPr>
        <w:pPrChange w:id="2004" w:author="Hạnh Nhi" w:date="2025-12-15T02:13:00Z" w16du:dateUtc="2025-12-14T19:13:00Z">
          <w:pPr>
            <w:numPr>
              <w:numId w:val="138"/>
            </w:numPr>
            <w:tabs>
              <w:tab w:val="num" w:pos="720"/>
            </w:tabs>
            <w:ind w:left="720" w:hanging="360"/>
          </w:pPr>
        </w:pPrChange>
      </w:pPr>
      <w:ins w:id="2005" w:author="Hạnh Nhi" w:date="2025-12-15T02:12:00Z">
        <w:r w:rsidRPr="003C5E5E">
          <w:rPr>
            <w:lang w:val="en-US"/>
            <w:rPrChange w:id="2006" w:author="Hạnh Nhi" w:date="2025-12-15T02:12:00Z" w16du:dateUtc="2025-12-14T19:12:00Z">
              <w:rPr>
                <w:b/>
                <w:bCs/>
                <w:lang w:val="en-US"/>
              </w:rPr>
            </w:rPrChange>
          </w:rPr>
          <w:t>Tốc độ cao</w:t>
        </w:r>
      </w:ins>
    </w:p>
    <w:p w14:paraId="5E6D782A" w14:textId="77777777" w:rsidR="003C5E5E" w:rsidRPr="003C5E5E" w:rsidRDefault="003C5E5E">
      <w:pPr>
        <w:numPr>
          <w:ilvl w:val="0"/>
          <w:numId w:val="138"/>
        </w:numPr>
        <w:spacing w:after="0" w:line="360" w:lineRule="auto"/>
        <w:rPr>
          <w:ins w:id="2007" w:author="Hạnh Nhi" w:date="2025-12-15T02:12:00Z"/>
          <w:lang w:val="en-US"/>
        </w:rPr>
        <w:pPrChange w:id="2008" w:author="Hạnh Nhi" w:date="2025-12-15T02:13:00Z" w16du:dateUtc="2025-12-14T19:13:00Z">
          <w:pPr>
            <w:numPr>
              <w:numId w:val="138"/>
            </w:numPr>
            <w:tabs>
              <w:tab w:val="num" w:pos="720"/>
            </w:tabs>
            <w:ind w:left="720" w:hanging="360"/>
          </w:pPr>
        </w:pPrChange>
      </w:pPr>
      <w:ins w:id="2009" w:author="Hạnh Nhi" w:date="2025-12-15T02:12:00Z">
        <w:r w:rsidRPr="003C5E5E">
          <w:rPr>
            <w:lang w:val="en-US"/>
            <w:rPrChange w:id="2010" w:author="Hạnh Nhi" w:date="2025-12-15T02:12:00Z" w16du:dateUtc="2025-12-14T19:12:00Z">
              <w:rPr>
                <w:b/>
                <w:bCs/>
                <w:lang w:val="en-US"/>
              </w:rPr>
            </w:rPrChange>
          </w:rPr>
          <w:t>Khoảng cách ngắn</w:t>
        </w:r>
      </w:ins>
    </w:p>
    <w:p w14:paraId="28A7C903" w14:textId="77777777" w:rsidR="003C5E5E" w:rsidRPr="003C5E5E" w:rsidRDefault="003C5E5E">
      <w:pPr>
        <w:spacing w:after="0" w:line="360" w:lineRule="auto"/>
        <w:rPr>
          <w:ins w:id="2011" w:author="Hạnh Nhi" w:date="2025-12-15T02:12:00Z"/>
          <w:lang w:val="en-US"/>
        </w:rPr>
        <w:pPrChange w:id="2012" w:author="Hạnh Nhi" w:date="2025-12-15T02:13:00Z" w16du:dateUtc="2025-12-14T19:13:00Z">
          <w:pPr/>
        </w:pPrChange>
      </w:pPr>
      <w:ins w:id="2013" w:author="Hạnh Nhi" w:date="2025-12-15T02:12:00Z">
        <w:r w:rsidRPr="003C5E5E">
          <w:rPr>
            <w:rFonts w:ascii="Segoe UI Emoji" w:hAnsi="Segoe UI Emoji" w:cs="Segoe UI Emoji"/>
            <w:lang w:val="en-US"/>
          </w:rPr>
          <w:t>👉</w:t>
        </w:r>
        <w:r w:rsidRPr="003C5E5E">
          <w:rPr>
            <w:lang w:val="en-US"/>
          </w:rPr>
          <w:t xml:space="preserve"> </w:t>
        </w:r>
        <w:r w:rsidRPr="003C5E5E">
          <w:rPr>
            <w:b/>
            <w:bCs/>
            <w:lang w:val="en-US"/>
          </w:rPr>
          <w:t>Câu nhớ tủ:</w:t>
        </w:r>
      </w:ins>
    </w:p>
    <w:p w14:paraId="47D74531" w14:textId="77777777" w:rsidR="003C5E5E" w:rsidRPr="003C5E5E" w:rsidRDefault="003C5E5E">
      <w:pPr>
        <w:spacing w:after="0" w:line="360" w:lineRule="auto"/>
        <w:rPr>
          <w:ins w:id="2014" w:author="Hạnh Nhi" w:date="2025-12-15T02:12:00Z"/>
          <w:lang w:val="en-US"/>
        </w:rPr>
        <w:pPrChange w:id="2015" w:author="Hạnh Nhi" w:date="2025-12-15T02:13:00Z" w16du:dateUtc="2025-12-14T19:13:00Z">
          <w:pPr/>
        </w:pPrChange>
      </w:pPr>
      <w:ins w:id="2016" w:author="Hạnh Nhi" w:date="2025-12-15T02:12:00Z">
        <w:r w:rsidRPr="003C5E5E">
          <w:rPr>
            <w:i/>
            <w:iCs/>
            <w:lang w:val="en-US"/>
          </w:rPr>
          <w:t>LAN kết nối thiết bị trong phạm vi nhỏ với tốc độ cao.</w:t>
        </w:r>
      </w:ins>
    </w:p>
    <w:p w14:paraId="2BCB02B3" w14:textId="24450BBC" w:rsidR="003C5E5E" w:rsidRDefault="003C5E5E" w:rsidP="003C5E5E">
      <w:pPr>
        <w:pStyle w:val="Heading1"/>
        <w:numPr>
          <w:ilvl w:val="0"/>
          <w:numId w:val="137"/>
        </w:numPr>
        <w:jc w:val="left"/>
        <w:rPr>
          <w:ins w:id="2017" w:author="Hạnh Nhi" w:date="2025-12-15T02:13:00Z" w16du:dateUtc="2025-12-14T19:13:00Z"/>
        </w:rPr>
      </w:pPr>
      <w:bookmarkStart w:id="2018" w:name="_Toc216676116"/>
      <w:ins w:id="2019" w:author="Hạnh Nhi" w:date="2025-12-15T02:13:00Z" w16du:dateUtc="2025-12-14T19:13:00Z">
        <w:r w:rsidRPr="003C5E5E">
          <w:t>Extending LAN with Hub</w:t>
        </w:r>
        <w:bookmarkEnd w:id="2018"/>
      </w:ins>
    </w:p>
    <w:p w14:paraId="10FABD2A" w14:textId="04C92BE7" w:rsidR="003C5E5E" w:rsidRDefault="003C5E5E" w:rsidP="003C5E5E">
      <w:pPr>
        <w:rPr>
          <w:ins w:id="2020" w:author="Hạnh Nhi" w:date="2025-12-15T02:13:00Z" w16du:dateUtc="2025-12-14T19:13:00Z"/>
        </w:rPr>
      </w:pPr>
      <w:ins w:id="2021" w:author="Hạnh Nhi" w:date="2025-12-15T02:13:00Z" w16du:dateUtc="2025-12-14T19:13:00Z">
        <w:r w:rsidRPr="003C5E5E">
          <w:rPr>
            <w:noProof/>
          </w:rPr>
          <w:drawing>
            <wp:inline distT="0" distB="0" distL="0" distR="0" wp14:anchorId="34A5FDCF" wp14:editId="15AB3D87">
              <wp:extent cx="2743200" cy="2557614"/>
              <wp:effectExtent l="0" t="0" r="0" b="0"/>
              <wp:docPr id="2064409968" name="Picture 1" descr="A diagram of a computer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64409968" name="Picture 1" descr="A diagram of a computer network&#10;&#10;AI-generated content may be incorrect."/>
                      <pic:cNvPicPr/>
                    </pic:nvPicPr>
                    <pic:blipFill>
                      <a:blip r:embed="rId8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47143" cy="25612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DE9BBAF" w14:textId="221B3880" w:rsidR="003C5E5E" w:rsidRDefault="003C5E5E" w:rsidP="003C5E5E">
      <w:pPr>
        <w:rPr>
          <w:ins w:id="2022" w:author="Hạnh Nhi" w:date="2025-12-15T02:13:00Z" w16du:dateUtc="2025-12-14T19:13:00Z"/>
        </w:rPr>
      </w:pPr>
      <w:ins w:id="2023" w:author="Hạnh Nhi" w:date="2025-12-15T02:13:00Z" w16du:dateUtc="2025-12-14T19:13:00Z">
        <w:r>
          <w:t>Hub/ repeater can overcome the distance limitation in LAN</w:t>
        </w:r>
      </w:ins>
    </w:p>
    <w:p w14:paraId="744DE94C" w14:textId="7B77DB0F" w:rsidR="003C5E5E" w:rsidRDefault="003C5E5E" w:rsidP="003C5E5E">
      <w:pPr>
        <w:rPr>
          <w:ins w:id="2024" w:author="Hạnh Nhi" w:date="2025-12-15T02:14:00Z" w16du:dateUtc="2025-12-14T19:14:00Z"/>
        </w:rPr>
      </w:pPr>
      <w:ins w:id="2025" w:author="Hạnh Nhi" w:date="2025-12-15T02:13:00Z" w16du:dateUtc="2025-12-14T19:13:00Z">
        <w:r>
          <w:t>Hub can have multiple ports to connect to a number of devices</w:t>
        </w:r>
      </w:ins>
    </w:p>
    <w:p w14:paraId="3261074D" w14:textId="124F1506" w:rsidR="003C5E5E" w:rsidRPr="003C5E5E" w:rsidRDefault="003C5E5E" w:rsidP="003C5E5E">
      <w:pPr>
        <w:rPr>
          <w:ins w:id="2026" w:author="Hạnh Nhi" w:date="2025-12-15T02:14:00Z" w16du:dateUtc="2025-12-14T19:14:00Z"/>
          <w:rPrChange w:id="2027" w:author="Hạnh Nhi" w:date="2025-12-15T02:14:00Z" w16du:dateUtc="2025-12-14T19:14:00Z">
            <w:rPr>
              <w:ins w:id="2028" w:author="Hạnh Nhi" w:date="2025-12-15T02:14:00Z" w16du:dateUtc="2025-12-14T19:14:00Z"/>
              <w:b/>
              <w:bCs/>
            </w:rPr>
          </w:rPrChange>
        </w:rPr>
      </w:pPr>
      <w:ins w:id="2029" w:author="Hạnh Nhi" w:date="2025-12-15T02:14:00Z">
        <w:r w:rsidRPr="003C5E5E">
          <w:t xml:space="preserve">→ </w:t>
        </w:r>
        <w:r w:rsidRPr="003C5E5E">
          <w:rPr>
            <w:rPrChange w:id="2030" w:author="Hạnh Nhi" w:date="2025-12-15T02:14:00Z" w16du:dateUtc="2025-12-14T19:14:00Z">
              <w:rPr>
                <w:b/>
                <w:bCs/>
              </w:rPr>
            </w:rPrChange>
          </w:rPr>
          <w:t>Hub (hoặc repeater) có thể khắc phục giới hạn khoảng cách trong mạng LAN</w:t>
        </w:r>
      </w:ins>
    </w:p>
    <w:p w14:paraId="3C091392" w14:textId="2F491191" w:rsidR="003C5E5E" w:rsidRPr="003C5E5E" w:rsidRDefault="003C5E5E" w:rsidP="003C5E5E">
      <w:pPr>
        <w:rPr>
          <w:ins w:id="2031" w:author="Hạnh Nhi" w:date="2025-12-15T02:14:00Z" w16du:dateUtc="2025-12-14T19:14:00Z"/>
          <w:rPrChange w:id="2032" w:author="Hạnh Nhi" w:date="2025-12-15T02:14:00Z" w16du:dateUtc="2025-12-14T19:14:00Z">
            <w:rPr>
              <w:ins w:id="2033" w:author="Hạnh Nhi" w:date="2025-12-15T02:14:00Z" w16du:dateUtc="2025-12-14T19:14:00Z"/>
              <w:b/>
              <w:bCs/>
            </w:rPr>
          </w:rPrChange>
        </w:rPr>
      </w:pPr>
      <w:ins w:id="2034" w:author="Hạnh Nhi" w:date="2025-12-15T02:14:00Z">
        <w:r w:rsidRPr="003C5E5E">
          <w:t xml:space="preserve">→ </w:t>
        </w:r>
        <w:r w:rsidRPr="003C5E5E">
          <w:rPr>
            <w:rPrChange w:id="2035" w:author="Hạnh Nhi" w:date="2025-12-15T02:14:00Z" w16du:dateUtc="2025-12-14T19:14:00Z">
              <w:rPr>
                <w:b/>
                <w:bCs/>
              </w:rPr>
            </w:rPrChange>
          </w:rPr>
          <w:t>Hub có nhiều cổng để kết nối nhiều thiết bị</w:t>
        </w:r>
      </w:ins>
    </w:p>
    <w:p w14:paraId="33525649" w14:textId="77777777" w:rsidR="003C5E5E" w:rsidRPr="003C5E5E" w:rsidRDefault="003C5E5E" w:rsidP="003C5E5E">
      <w:pPr>
        <w:rPr>
          <w:ins w:id="2036" w:author="Hạnh Nhi" w:date="2025-12-15T02:14:00Z"/>
          <w:b/>
          <w:bCs/>
          <w:lang w:val="en-US"/>
        </w:rPr>
      </w:pPr>
      <w:ins w:id="2037" w:author="Hạnh Nhi" w:date="2025-12-15T02:14:00Z">
        <w:r w:rsidRPr="003C5E5E">
          <w:rPr>
            <w:rFonts w:ascii="Segoe UI Emoji" w:hAnsi="Segoe UI Emoji" w:cs="Segoe UI Emoji"/>
            <w:b/>
            <w:bCs/>
            <w:lang w:val="en-US"/>
          </w:rPr>
          <w:t>📌</w:t>
        </w:r>
        <w:r w:rsidRPr="003C5E5E">
          <w:rPr>
            <w:b/>
            <w:bCs/>
            <w:lang w:val="en-US"/>
          </w:rPr>
          <w:t xml:space="preserve"> Ghi nhớ nhanh để thi</w:t>
        </w:r>
      </w:ins>
    </w:p>
    <w:p w14:paraId="78C4F686" w14:textId="77777777" w:rsidR="003C5E5E" w:rsidRPr="003C5E5E" w:rsidRDefault="003C5E5E" w:rsidP="003C5E5E">
      <w:pPr>
        <w:numPr>
          <w:ilvl w:val="0"/>
          <w:numId w:val="139"/>
        </w:numPr>
        <w:rPr>
          <w:ins w:id="2038" w:author="Hạnh Nhi" w:date="2025-12-15T02:14:00Z"/>
          <w:lang w:val="en-US"/>
        </w:rPr>
      </w:pPr>
      <w:ins w:id="2039" w:author="Hạnh Nhi" w:date="2025-12-15T02:14:00Z">
        <w:r w:rsidRPr="003C5E5E">
          <w:rPr>
            <w:lang w:val="en-US"/>
          </w:rPr>
          <w:t xml:space="preserve">Hub = </w:t>
        </w:r>
        <w:r w:rsidRPr="003C5E5E">
          <w:rPr>
            <w:lang w:val="en-US"/>
            <w:rPrChange w:id="2040" w:author="Hạnh Nhi" w:date="2025-12-15T02:14:00Z" w16du:dateUtc="2025-12-14T19:14:00Z">
              <w:rPr>
                <w:b/>
                <w:bCs/>
                <w:lang w:val="en-US"/>
              </w:rPr>
            </w:rPrChange>
          </w:rPr>
          <w:t>mở rộng khoảng cách + số thiết bị</w:t>
        </w:r>
      </w:ins>
    </w:p>
    <w:p w14:paraId="373261E0" w14:textId="77777777" w:rsidR="003C5E5E" w:rsidRPr="003C5E5E" w:rsidRDefault="003C5E5E" w:rsidP="003C5E5E">
      <w:pPr>
        <w:numPr>
          <w:ilvl w:val="0"/>
          <w:numId w:val="139"/>
        </w:numPr>
        <w:rPr>
          <w:ins w:id="2041" w:author="Hạnh Nhi" w:date="2025-12-15T02:14:00Z"/>
          <w:lang w:val="en-US"/>
        </w:rPr>
      </w:pPr>
      <w:ins w:id="2042" w:author="Hạnh Nhi" w:date="2025-12-15T02:14:00Z">
        <w:r w:rsidRPr="003C5E5E">
          <w:rPr>
            <w:lang w:val="en-US"/>
          </w:rPr>
          <w:t xml:space="preserve">Hub = </w:t>
        </w:r>
        <w:r w:rsidRPr="003C5E5E">
          <w:rPr>
            <w:lang w:val="en-US"/>
            <w:rPrChange w:id="2043" w:author="Hạnh Nhi" w:date="2025-12-15T02:14:00Z" w16du:dateUtc="2025-12-14T19:14:00Z">
              <w:rPr>
                <w:b/>
                <w:bCs/>
                <w:lang w:val="en-US"/>
              </w:rPr>
            </w:rPrChange>
          </w:rPr>
          <w:t>repeater nhiều cổng</w:t>
        </w:r>
      </w:ins>
    </w:p>
    <w:p w14:paraId="22E19722" w14:textId="77777777" w:rsidR="003C5E5E" w:rsidRPr="003C5E5E" w:rsidRDefault="003C5E5E" w:rsidP="003C5E5E">
      <w:pPr>
        <w:numPr>
          <w:ilvl w:val="0"/>
          <w:numId w:val="139"/>
        </w:numPr>
        <w:rPr>
          <w:ins w:id="2044" w:author="Hạnh Nhi" w:date="2025-12-15T02:14:00Z"/>
          <w:lang w:val="en-US"/>
        </w:rPr>
      </w:pPr>
      <w:ins w:id="2045" w:author="Hạnh Nhi" w:date="2025-12-15T02:14:00Z">
        <w:r w:rsidRPr="003C5E5E">
          <w:rPr>
            <w:lang w:val="en-US"/>
          </w:rPr>
          <w:t xml:space="preserve">Hoạt động ở </w:t>
        </w:r>
        <w:r w:rsidRPr="003C5E5E">
          <w:rPr>
            <w:lang w:val="en-US"/>
            <w:rPrChange w:id="2046" w:author="Hạnh Nhi" w:date="2025-12-15T02:14:00Z" w16du:dateUtc="2025-12-14T19:14:00Z">
              <w:rPr>
                <w:b/>
                <w:bCs/>
                <w:lang w:val="en-US"/>
              </w:rPr>
            </w:rPrChange>
          </w:rPr>
          <w:t>Layer 1</w:t>
        </w:r>
      </w:ins>
    </w:p>
    <w:p w14:paraId="436FB524" w14:textId="77777777" w:rsidR="003C5E5E" w:rsidRPr="003C5E5E" w:rsidRDefault="003C5E5E" w:rsidP="003C5E5E">
      <w:pPr>
        <w:rPr>
          <w:ins w:id="2047" w:author="Hạnh Nhi" w:date="2025-12-15T02:14:00Z"/>
          <w:lang w:val="en-US"/>
        </w:rPr>
      </w:pPr>
      <w:ins w:id="2048" w:author="Hạnh Nhi" w:date="2025-12-15T02:14:00Z">
        <w:r w:rsidRPr="003C5E5E">
          <w:rPr>
            <w:rFonts w:ascii="Segoe UI Emoji" w:hAnsi="Segoe UI Emoji" w:cs="Segoe UI Emoji"/>
            <w:lang w:val="en-US"/>
          </w:rPr>
          <w:t>👉</w:t>
        </w:r>
        <w:r w:rsidRPr="003C5E5E">
          <w:rPr>
            <w:lang w:val="en-US"/>
          </w:rPr>
          <w:t xml:space="preserve"> </w:t>
        </w:r>
        <w:r w:rsidRPr="003C5E5E">
          <w:rPr>
            <w:b/>
            <w:bCs/>
            <w:lang w:val="en-US"/>
          </w:rPr>
          <w:t>Câu nhớ tủ:</w:t>
        </w:r>
      </w:ins>
    </w:p>
    <w:p w14:paraId="21C6FA21" w14:textId="1047B163" w:rsidR="003C5E5E" w:rsidRPr="003C5E5E" w:rsidRDefault="003C5E5E" w:rsidP="003C5E5E">
      <w:pPr>
        <w:rPr>
          <w:ins w:id="2049" w:author="Hạnh Nhi" w:date="2025-12-15T02:14:00Z" w16du:dateUtc="2025-12-14T19:14:00Z"/>
        </w:rPr>
      </w:pPr>
      <w:ins w:id="2050" w:author="Hạnh Nhi" w:date="2025-12-15T02:14:00Z">
        <w:r w:rsidRPr="003C5E5E">
          <w:rPr>
            <w:i/>
            <w:iCs/>
            <w:lang w:val="en-US"/>
          </w:rPr>
          <w:lastRenderedPageBreak/>
          <w:t>Hub giúp mở rộng LAN bằng cách khuếch đại tín hiệu và kết nối nhiều thiết bị.</w:t>
        </w:r>
      </w:ins>
    </w:p>
    <w:p w14:paraId="4719928B" w14:textId="783912C7" w:rsidR="003C5E5E" w:rsidRDefault="003C5E5E" w:rsidP="003C5E5E">
      <w:pPr>
        <w:pStyle w:val="Heading1"/>
        <w:numPr>
          <w:ilvl w:val="0"/>
          <w:numId w:val="137"/>
        </w:numPr>
        <w:jc w:val="left"/>
        <w:rPr>
          <w:ins w:id="2051" w:author="Hạnh Nhi" w:date="2025-12-15T02:14:00Z" w16du:dateUtc="2025-12-14T19:14:00Z"/>
        </w:rPr>
      </w:pPr>
      <w:bookmarkStart w:id="2052" w:name="_Toc216676117"/>
      <w:ins w:id="2053" w:author="Hạnh Nhi" w:date="2025-12-15T02:14:00Z" w16du:dateUtc="2025-12-14T19:14:00Z">
        <w:r w:rsidRPr="003C5E5E">
          <w:t>Hub: one collision domain</w:t>
        </w:r>
        <w:bookmarkEnd w:id="2052"/>
      </w:ins>
    </w:p>
    <w:p w14:paraId="630F07B1" w14:textId="52317B74" w:rsidR="003C5E5E" w:rsidRDefault="003C5E5E" w:rsidP="003C5E5E">
      <w:pPr>
        <w:rPr>
          <w:ins w:id="2054" w:author="Hạnh Nhi" w:date="2025-12-15T02:15:00Z" w16du:dateUtc="2025-12-14T19:15:00Z"/>
        </w:rPr>
      </w:pPr>
      <w:ins w:id="2055" w:author="Hạnh Nhi" w:date="2025-12-15T02:15:00Z" w16du:dateUtc="2025-12-14T19:15:00Z">
        <w:r w:rsidRPr="003C5E5E">
          <w:rPr>
            <w:noProof/>
          </w:rPr>
          <w:drawing>
            <wp:inline distT="0" distB="0" distL="0" distR="0" wp14:anchorId="4F59EA74" wp14:editId="60183174">
              <wp:extent cx="2041576" cy="2736850"/>
              <wp:effectExtent l="0" t="0" r="0" b="6350"/>
              <wp:docPr id="136304842" name="Picture 1" descr="A road with a road sign and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6304842" name="Picture 1" descr="A road with a road sign and a computer&#10;&#10;AI-generated content may be incorrect."/>
                      <pic:cNvPicPr/>
                    </pic:nvPicPr>
                    <pic:blipFill>
                      <a:blip r:embed="rId8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44843" cy="27412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D9B75B7" w14:textId="0820D765" w:rsidR="003C5E5E" w:rsidRDefault="003C5E5E" w:rsidP="003C5E5E">
      <w:pPr>
        <w:rPr>
          <w:ins w:id="2056" w:author="Hạnh Nhi" w:date="2025-12-15T02:15:00Z" w16du:dateUtc="2025-12-14T19:15:00Z"/>
        </w:rPr>
      </w:pPr>
      <w:ins w:id="2057" w:author="Hạnh Nhi" w:date="2025-12-15T02:15:00Z" w16du:dateUtc="2025-12-14T19:15:00Z">
        <w:r>
          <w:t>•More end stations means more collisions</w:t>
        </w:r>
      </w:ins>
    </w:p>
    <w:p w14:paraId="4165D763" w14:textId="27BA689C" w:rsidR="003C5E5E" w:rsidRDefault="003C5E5E" w:rsidP="003C5E5E">
      <w:pPr>
        <w:rPr>
          <w:ins w:id="2058" w:author="Hạnh Nhi" w:date="2025-12-15T02:15:00Z" w16du:dateUtc="2025-12-14T19:15:00Z"/>
        </w:rPr>
      </w:pPr>
      <w:ins w:id="2059" w:author="Hạnh Nhi" w:date="2025-12-15T02:15:00Z" w16du:dateUtc="2025-12-14T19:15:00Z">
        <w:r>
          <w:t>•CSMA/CD is used (Carrier Sense Multiple Access with Collision Detect)</w:t>
        </w:r>
      </w:ins>
    </w:p>
    <w:p w14:paraId="4224A31A" w14:textId="045DEAD9" w:rsidR="003C5E5E" w:rsidRDefault="003C5E5E" w:rsidP="003C5E5E">
      <w:pPr>
        <w:rPr>
          <w:ins w:id="2060" w:author="Hạnh Nhi" w:date="2025-12-15T02:16:00Z" w16du:dateUtc="2025-12-14T19:16:00Z"/>
        </w:rPr>
      </w:pPr>
      <w:ins w:id="2061" w:author="Hạnh Nhi" w:date="2025-12-15T02:15:00Z" w16du:dateUtc="2025-12-14T19:15:00Z">
        <w:r>
          <w:t>•Collision domain is the network segment that share the same bandwidth</w:t>
        </w:r>
      </w:ins>
    </w:p>
    <w:p w14:paraId="01BE7B45" w14:textId="77777777" w:rsidR="003C5E5E" w:rsidRPr="003C5E5E" w:rsidRDefault="003C5E5E" w:rsidP="003C5E5E">
      <w:pPr>
        <w:rPr>
          <w:ins w:id="2062" w:author="Hạnh Nhi" w:date="2025-12-15T02:16:00Z"/>
          <w:lang w:val="en-US"/>
        </w:rPr>
      </w:pPr>
      <w:ins w:id="2063" w:author="Hạnh Nhi" w:date="2025-12-15T02:16:00Z">
        <w:r w:rsidRPr="003C5E5E">
          <w:rPr>
            <w:lang w:val="en-US"/>
          </w:rPr>
          <w:t>(</w:t>
        </w:r>
        <w:r w:rsidRPr="003C5E5E">
          <w:rPr>
            <w:b/>
            <w:bCs/>
            <w:lang w:val="en-US"/>
          </w:rPr>
          <w:t>Hub: một miền va chạm</w:t>
        </w:r>
        <w:r w:rsidRPr="003C5E5E">
          <w:rPr>
            <w:lang w:val="en-US"/>
          </w:rPr>
          <w:t>)</w:t>
        </w:r>
      </w:ins>
    </w:p>
    <w:p w14:paraId="11DA7E30" w14:textId="7DE2438A" w:rsidR="003C5E5E" w:rsidRPr="003C5E5E" w:rsidRDefault="003C5E5E" w:rsidP="003C5E5E">
      <w:pPr>
        <w:rPr>
          <w:ins w:id="2064" w:author="Hạnh Nhi" w:date="2025-12-15T02:16:00Z"/>
          <w:b/>
          <w:bCs/>
          <w:lang w:val="en-US"/>
          <w:rPrChange w:id="2065" w:author="Hạnh Nhi" w:date="2025-12-15T02:16:00Z" w16du:dateUtc="2025-12-14T19:16:00Z">
            <w:rPr>
              <w:ins w:id="2066" w:author="Hạnh Nhi" w:date="2025-12-15T02:16:00Z"/>
              <w:lang w:val="en-US"/>
            </w:rPr>
          </w:rPrChange>
        </w:rPr>
      </w:pPr>
      <w:ins w:id="2067" w:author="Hạnh Nhi" w:date="2025-12-15T02:16:00Z">
        <w:r w:rsidRPr="003C5E5E">
          <w:rPr>
            <w:rFonts w:ascii="Segoe UI Emoji" w:hAnsi="Segoe UI Emoji" w:cs="Segoe UI Emoji"/>
            <w:b/>
            <w:bCs/>
            <w:lang w:val="en-US"/>
          </w:rPr>
          <w:t>🔤</w:t>
        </w:r>
        <w:r w:rsidRPr="003C5E5E">
          <w:rPr>
            <w:b/>
            <w:bCs/>
            <w:lang w:val="en-US"/>
          </w:rPr>
          <w:t xml:space="preserve"> Dịch</w:t>
        </w:r>
        <w:r w:rsidRPr="003C5E5E">
          <w:rPr>
            <w:lang w:val="en-US"/>
          </w:rPr>
          <w:br/>
          <w:t xml:space="preserve">→ </w:t>
        </w:r>
        <w:r w:rsidRPr="003C5E5E">
          <w:rPr>
            <w:lang w:val="en-US"/>
            <w:rPrChange w:id="2068" w:author="Hạnh Nhi" w:date="2025-12-15T02:16:00Z" w16du:dateUtc="2025-12-14T19:16:00Z">
              <w:rPr>
                <w:b/>
                <w:bCs/>
                <w:lang w:val="en-US"/>
              </w:rPr>
            </w:rPrChange>
          </w:rPr>
          <w:t>Càng nhiều thiết bị đầu cuối thì càng dễ xảy ra va chạm</w:t>
        </w:r>
        <w:r w:rsidRPr="003C5E5E">
          <w:rPr>
            <w:lang w:val="en-US"/>
          </w:rPr>
          <w:br/>
          <w:t xml:space="preserve">→ </w:t>
        </w:r>
        <w:r w:rsidRPr="003C5E5E">
          <w:rPr>
            <w:lang w:val="en-US"/>
            <w:rPrChange w:id="2069" w:author="Hạnh Nhi" w:date="2025-12-15T02:16:00Z" w16du:dateUtc="2025-12-14T19:16:00Z">
              <w:rPr>
                <w:b/>
                <w:bCs/>
                <w:lang w:val="en-US"/>
              </w:rPr>
            </w:rPrChange>
          </w:rPr>
          <w:t>Sử dụng cơ chế CSMA/CD (Đa truy cập cảm nhận sóng mang với phát hiện va chạm)</w:t>
        </w:r>
        <w:r w:rsidRPr="003C5E5E">
          <w:rPr>
            <w:lang w:val="en-US"/>
          </w:rPr>
          <w:br/>
          <w:t xml:space="preserve">→ </w:t>
        </w:r>
        <w:r w:rsidRPr="003C5E5E">
          <w:rPr>
            <w:lang w:val="en-US"/>
            <w:rPrChange w:id="2070" w:author="Hạnh Nhi" w:date="2025-12-15T02:16:00Z" w16du:dateUtc="2025-12-14T19:16:00Z">
              <w:rPr>
                <w:b/>
                <w:bCs/>
                <w:lang w:val="en-US"/>
              </w:rPr>
            </w:rPrChange>
          </w:rPr>
          <w:t>Miền va chạm là đoạn mạng nơi các thiết bị cùng chia sẻ một băng thông</w:t>
        </w:r>
      </w:ins>
    </w:p>
    <w:p w14:paraId="0627A03D" w14:textId="77777777" w:rsidR="003C5E5E" w:rsidRPr="003C5E5E" w:rsidRDefault="003C5E5E">
      <w:pPr>
        <w:spacing w:after="0" w:line="360" w:lineRule="auto"/>
        <w:rPr>
          <w:ins w:id="2071" w:author="Hạnh Nhi" w:date="2025-12-15T02:16:00Z"/>
          <w:b/>
          <w:bCs/>
          <w:lang w:val="en-US"/>
        </w:rPr>
        <w:pPrChange w:id="2072" w:author="Hạnh Nhi" w:date="2025-12-15T02:17:00Z" w16du:dateUtc="2025-12-14T19:17:00Z">
          <w:pPr/>
        </w:pPrChange>
      </w:pPr>
      <w:ins w:id="2073" w:author="Hạnh Nhi" w:date="2025-12-15T02:16:00Z">
        <w:r w:rsidRPr="003C5E5E">
          <w:rPr>
            <w:rFonts w:ascii="Segoe UI Emoji" w:hAnsi="Segoe UI Emoji" w:cs="Segoe UI Emoji"/>
            <w:b/>
            <w:bCs/>
            <w:lang w:val="en-US"/>
          </w:rPr>
          <w:t>🧠</w:t>
        </w:r>
        <w:r w:rsidRPr="003C5E5E">
          <w:rPr>
            <w:b/>
            <w:bCs/>
            <w:lang w:val="en-US"/>
          </w:rPr>
          <w:t xml:space="preserve"> Giải thích</w:t>
        </w:r>
      </w:ins>
    </w:p>
    <w:p w14:paraId="393B071C" w14:textId="77777777" w:rsidR="003C5E5E" w:rsidRPr="003C5E5E" w:rsidRDefault="003C5E5E">
      <w:pPr>
        <w:numPr>
          <w:ilvl w:val="0"/>
          <w:numId w:val="141"/>
        </w:numPr>
        <w:spacing w:after="0" w:line="360" w:lineRule="auto"/>
        <w:rPr>
          <w:ins w:id="2074" w:author="Hạnh Nhi" w:date="2025-12-15T02:16:00Z"/>
          <w:lang w:val="en-US"/>
        </w:rPr>
        <w:pPrChange w:id="2075" w:author="Hạnh Nhi" w:date="2025-12-15T02:17:00Z" w16du:dateUtc="2025-12-14T19:17:00Z">
          <w:pPr>
            <w:numPr>
              <w:numId w:val="141"/>
            </w:numPr>
            <w:tabs>
              <w:tab w:val="num" w:pos="720"/>
            </w:tabs>
            <w:ind w:left="720" w:hanging="360"/>
          </w:pPr>
        </w:pPrChange>
      </w:pPr>
      <w:ins w:id="2076" w:author="Hạnh Nhi" w:date="2025-12-15T02:16:00Z">
        <w:r w:rsidRPr="003C5E5E">
          <w:rPr>
            <w:lang w:val="en-US"/>
          </w:rPr>
          <w:t xml:space="preserve">Hub hoạt động ở </w:t>
        </w:r>
        <w:r w:rsidRPr="003C5E5E">
          <w:rPr>
            <w:b/>
            <w:bCs/>
            <w:lang w:val="en-US"/>
          </w:rPr>
          <w:t>Physical Layer (Layer 1)</w:t>
        </w:r>
        <w:r w:rsidRPr="003C5E5E">
          <w:rPr>
            <w:lang w:val="en-US"/>
          </w:rPr>
          <w:t xml:space="preserve"> và </w:t>
        </w:r>
        <w:r w:rsidRPr="003C5E5E">
          <w:rPr>
            <w:b/>
            <w:bCs/>
            <w:lang w:val="en-US"/>
          </w:rPr>
          <w:t>phát dữ liệu ra tất cả các cổng</w:t>
        </w:r>
        <w:r w:rsidRPr="003C5E5E">
          <w:rPr>
            <w:lang w:val="en-US"/>
          </w:rPr>
          <w:t>.</w:t>
        </w:r>
      </w:ins>
    </w:p>
    <w:p w14:paraId="288C8F2F" w14:textId="77777777" w:rsidR="003C5E5E" w:rsidRPr="003C5E5E" w:rsidRDefault="003C5E5E">
      <w:pPr>
        <w:numPr>
          <w:ilvl w:val="0"/>
          <w:numId w:val="141"/>
        </w:numPr>
        <w:spacing w:after="0" w:line="360" w:lineRule="auto"/>
        <w:rPr>
          <w:ins w:id="2077" w:author="Hạnh Nhi" w:date="2025-12-15T02:16:00Z"/>
          <w:lang w:val="en-US"/>
        </w:rPr>
        <w:pPrChange w:id="2078" w:author="Hạnh Nhi" w:date="2025-12-15T02:17:00Z" w16du:dateUtc="2025-12-14T19:17:00Z">
          <w:pPr>
            <w:numPr>
              <w:numId w:val="141"/>
            </w:numPr>
            <w:tabs>
              <w:tab w:val="num" w:pos="720"/>
            </w:tabs>
            <w:ind w:left="720" w:hanging="360"/>
          </w:pPr>
        </w:pPrChange>
      </w:pPr>
      <w:ins w:id="2079" w:author="Hạnh Nhi" w:date="2025-12-15T02:16:00Z">
        <w:r w:rsidRPr="003C5E5E">
          <w:rPr>
            <w:lang w:val="en-US"/>
          </w:rPr>
          <w:t xml:space="preserve">Tất cả thiết bị nối vào hub </w:t>
        </w:r>
        <w:r w:rsidRPr="003C5E5E">
          <w:rPr>
            <w:b/>
            <w:bCs/>
            <w:lang w:val="en-US"/>
          </w:rPr>
          <w:t>chia sẻ cùng một băng thông</w:t>
        </w:r>
        <w:r w:rsidRPr="003C5E5E">
          <w:rPr>
            <w:lang w:val="en-US"/>
          </w:rPr>
          <w:t xml:space="preserve"> → chỉ </w:t>
        </w:r>
        <w:r w:rsidRPr="003C5E5E">
          <w:rPr>
            <w:b/>
            <w:bCs/>
            <w:lang w:val="en-US"/>
          </w:rPr>
          <w:t>một thiết bị truyền tại một thời điểm</w:t>
        </w:r>
        <w:r w:rsidRPr="003C5E5E">
          <w:rPr>
            <w:lang w:val="en-US"/>
          </w:rPr>
          <w:t>.</w:t>
        </w:r>
      </w:ins>
    </w:p>
    <w:p w14:paraId="335DBD51" w14:textId="77777777" w:rsidR="003C5E5E" w:rsidRPr="003C5E5E" w:rsidRDefault="003C5E5E">
      <w:pPr>
        <w:numPr>
          <w:ilvl w:val="0"/>
          <w:numId w:val="141"/>
        </w:numPr>
        <w:spacing w:after="0" w:line="360" w:lineRule="auto"/>
        <w:rPr>
          <w:ins w:id="2080" w:author="Hạnh Nhi" w:date="2025-12-15T02:16:00Z"/>
          <w:lang w:val="en-US"/>
        </w:rPr>
        <w:pPrChange w:id="2081" w:author="Hạnh Nhi" w:date="2025-12-15T02:17:00Z" w16du:dateUtc="2025-12-14T19:17:00Z">
          <w:pPr>
            <w:numPr>
              <w:numId w:val="141"/>
            </w:numPr>
            <w:tabs>
              <w:tab w:val="num" w:pos="720"/>
            </w:tabs>
            <w:ind w:left="720" w:hanging="360"/>
          </w:pPr>
        </w:pPrChange>
      </w:pPr>
      <w:ins w:id="2082" w:author="Hạnh Nhi" w:date="2025-12-15T02:16:00Z">
        <w:r w:rsidRPr="003C5E5E">
          <w:rPr>
            <w:lang w:val="en-US"/>
          </w:rPr>
          <w:t xml:space="preserve">Khi </w:t>
        </w:r>
        <w:r w:rsidRPr="003C5E5E">
          <w:rPr>
            <w:b/>
            <w:bCs/>
            <w:lang w:val="en-US"/>
          </w:rPr>
          <w:t>hai thiết bị truyền cùng lúc</w:t>
        </w:r>
        <w:r w:rsidRPr="003C5E5E">
          <w:rPr>
            <w:lang w:val="en-US"/>
          </w:rPr>
          <w:t xml:space="preserve">, sẽ xảy ra </w:t>
        </w:r>
        <w:r w:rsidRPr="003C5E5E">
          <w:rPr>
            <w:b/>
            <w:bCs/>
            <w:lang w:val="en-US"/>
          </w:rPr>
          <w:t>collision (va chạm)</w:t>
        </w:r>
        <w:r w:rsidRPr="003C5E5E">
          <w:rPr>
            <w:lang w:val="en-US"/>
          </w:rPr>
          <w:t>.</w:t>
        </w:r>
      </w:ins>
    </w:p>
    <w:p w14:paraId="2E348B97" w14:textId="77777777" w:rsidR="003C5E5E" w:rsidRPr="003C5E5E" w:rsidRDefault="003C5E5E">
      <w:pPr>
        <w:numPr>
          <w:ilvl w:val="0"/>
          <w:numId w:val="141"/>
        </w:numPr>
        <w:spacing w:after="0" w:line="360" w:lineRule="auto"/>
        <w:rPr>
          <w:ins w:id="2083" w:author="Hạnh Nhi" w:date="2025-12-15T02:16:00Z"/>
          <w:lang w:val="en-US"/>
        </w:rPr>
        <w:pPrChange w:id="2084" w:author="Hạnh Nhi" w:date="2025-12-15T02:17:00Z" w16du:dateUtc="2025-12-14T19:17:00Z">
          <w:pPr>
            <w:numPr>
              <w:numId w:val="141"/>
            </w:numPr>
            <w:tabs>
              <w:tab w:val="num" w:pos="720"/>
            </w:tabs>
            <w:ind w:left="720" w:hanging="360"/>
          </w:pPr>
        </w:pPrChange>
      </w:pPr>
      <w:ins w:id="2085" w:author="Hạnh Nhi" w:date="2025-12-15T02:16:00Z">
        <w:r w:rsidRPr="003C5E5E">
          <w:rPr>
            <w:b/>
            <w:bCs/>
            <w:lang w:val="en-US"/>
          </w:rPr>
          <w:t>CSMA/CD</w:t>
        </w:r>
        <w:r w:rsidRPr="003C5E5E">
          <w:rPr>
            <w:lang w:val="en-US"/>
          </w:rPr>
          <w:t xml:space="preserve"> giúp:</w:t>
        </w:r>
      </w:ins>
    </w:p>
    <w:p w14:paraId="30DBFE6B" w14:textId="77777777" w:rsidR="003C5E5E" w:rsidRPr="003C5E5E" w:rsidRDefault="003C5E5E">
      <w:pPr>
        <w:numPr>
          <w:ilvl w:val="1"/>
          <w:numId w:val="141"/>
        </w:numPr>
        <w:spacing w:after="0" w:line="360" w:lineRule="auto"/>
        <w:rPr>
          <w:ins w:id="2086" w:author="Hạnh Nhi" w:date="2025-12-15T02:16:00Z"/>
          <w:lang w:val="en-US"/>
        </w:rPr>
        <w:pPrChange w:id="2087" w:author="Hạnh Nhi" w:date="2025-12-15T02:17:00Z" w16du:dateUtc="2025-12-14T19:17:00Z">
          <w:pPr>
            <w:numPr>
              <w:ilvl w:val="1"/>
              <w:numId w:val="141"/>
            </w:numPr>
            <w:tabs>
              <w:tab w:val="num" w:pos="1440"/>
            </w:tabs>
            <w:ind w:left="1440" w:hanging="360"/>
          </w:pPr>
        </w:pPrChange>
      </w:pPr>
      <w:ins w:id="2088" w:author="Hạnh Nhi" w:date="2025-12-15T02:16:00Z">
        <w:r w:rsidRPr="003C5E5E">
          <w:rPr>
            <w:lang w:val="en-US"/>
          </w:rPr>
          <w:t>Lắng nghe đường truyền (Carrier Sense)</w:t>
        </w:r>
      </w:ins>
    </w:p>
    <w:p w14:paraId="02BC0B31" w14:textId="77777777" w:rsidR="003C5E5E" w:rsidRPr="003C5E5E" w:rsidRDefault="003C5E5E">
      <w:pPr>
        <w:numPr>
          <w:ilvl w:val="1"/>
          <w:numId w:val="141"/>
        </w:numPr>
        <w:spacing w:after="0" w:line="360" w:lineRule="auto"/>
        <w:rPr>
          <w:ins w:id="2089" w:author="Hạnh Nhi" w:date="2025-12-15T02:16:00Z"/>
          <w:lang w:val="en-US"/>
        </w:rPr>
        <w:pPrChange w:id="2090" w:author="Hạnh Nhi" w:date="2025-12-15T02:17:00Z" w16du:dateUtc="2025-12-14T19:17:00Z">
          <w:pPr>
            <w:numPr>
              <w:ilvl w:val="1"/>
              <w:numId w:val="141"/>
            </w:numPr>
            <w:tabs>
              <w:tab w:val="num" w:pos="1440"/>
            </w:tabs>
            <w:ind w:left="1440" w:hanging="360"/>
          </w:pPr>
        </w:pPrChange>
      </w:pPr>
      <w:ins w:id="2091" w:author="Hạnh Nhi" w:date="2025-12-15T02:16:00Z">
        <w:r w:rsidRPr="003C5E5E">
          <w:rPr>
            <w:lang w:val="en-US"/>
          </w:rPr>
          <w:t>Truy cập khi rảnh (Multiple Access)</w:t>
        </w:r>
      </w:ins>
    </w:p>
    <w:p w14:paraId="1B09E8DB" w14:textId="2AF27DF1" w:rsidR="003C5E5E" w:rsidRPr="003C5E5E" w:rsidRDefault="003C5E5E">
      <w:pPr>
        <w:numPr>
          <w:ilvl w:val="1"/>
          <w:numId w:val="141"/>
        </w:numPr>
        <w:spacing w:after="0" w:line="360" w:lineRule="auto"/>
        <w:rPr>
          <w:ins w:id="2092" w:author="Hạnh Nhi" w:date="2025-12-15T02:16:00Z"/>
          <w:lang w:val="en-US"/>
        </w:rPr>
        <w:pPrChange w:id="2093" w:author="Hạnh Nhi" w:date="2025-12-15T02:17:00Z" w16du:dateUtc="2025-12-14T19:17:00Z">
          <w:pPr/>
        </w:pPrChange>
      </w:pPr>
      <w:ins w:id="2094" w:author="Hạnh Nhi" w:date="2025-12-15T02:16:00Z">
        <w:r w:rsidRPr="003C5E5E">
          <w:rPr>
            <w:lang w:val="en-US"/>
          </w:rPr>
          <w:t>Phát hiện va chạm và gửi lại (Collision Detect)</w:t>
        </w:r>
      </w:ins>
    </w:p>
    <w:p w14:paraId="6636DE43" w14:textId="77777777" w:rsidR="003C5E5E" w:rsidRPr="003C5E5E" w:rsidRDefault="003C5E5E">
      <w:pPr>
        <w:spacing w:after="0" w:line="360" w:lineRule="auto"/>
        <w:rPr>
          <w:ins w:id="2095" w:author="Hạnh Nhi" w:date="2025-12-15T02:16:00Z"/>
          <w:b/>
          <w:bCs/>
          <w:lang w:val="en-US"/>
        </w:rPr>
        <w:pPrChange w:id="2096" w:author="Hạnh Nhi" w:date="2025-12-15T02:17:00Z" w16du:dateUtc="2025-12-14T19:17:00Z">
          <w:pPr/>
        </w:pPrChange>
      </w:pPr>
      <w:ins w:id="2097" w:author="Hạnh Nhi" w:date="2025-12-15T02:16:00Z">
        <w:r w:rsidRPr="003C5E5E">
          <w:rPr>
            <w:rFonts w:ascii="Segoe UI Emoji" w:hAnsi="Segoe UI Emoji" w:cs="Segoe UI Emoji"/>
            <w:b/>
            <w:bCs/>
            <w:lang w:val="en-US"/>
          </w:rPr>
          <w:t>📌</w:t>
        </w:r>
        <w:r w:rsidRPr="003C5E5E">
          <w:rPr>
            <w:b/>
            <w:bCs/>
            <w:lang w:val="en-US"/>
          </w:rPr>
          <w:t xml:space="preserve"> Ghi nhớ nhanh để thi</w:t>
        </w:r>
      </w:ins>
    </w:p>
    <w:p w14:paraId="61F99830" w14:textId="77777777" w:rsidR="003C5E5E" w:rsidRPr="003C5E5E" w:rsidRDefault="003C5E5E">
      <w:pPr>
        <w:numPr>
          <w:ilvl w:val="0"/>
          <w:numId w:val="142"/>
        </w:numPr>
        <w:spacing w:after="0" w:line="360" w:lineRule="auto"/>
        <w:rPr>
          <w:ins w:id="2098" w:author="Hạnh Nhi" w:date="2025-12-15T02:16:00Z"/>
          <w:lang w:val="en-US"/>
        </w:rPr>
        <w:pPrChange w:id="2099" w:author="Hạnh Nhi" w:date="2025-12-15T02:17:00Z" w16du:dateUtc="2025-12-14T19:17:00Z">
          <w:pPr>
            <w:numPr>
              <w:numId w:val="142"/>
            </w:numPr>
            <w:tabs>
              <w:tab w:val="num" w:pos="720"/>
            </w:tabs>
            <w:ind w:left="720" w:hanging="360"/>
          </w:pPr>
        </w:pPrChange>
      </w:pPr>
      <w:ins w:id="2100" w:author="Hạnh Nhi" w:date="2025-12-15T02:16:00Z">
        <w:r w:rsidRPr="003C5E5E">
          <w:rPr>
            <w:lang w:val="en-US"/>
            <w:rPrChange w:id="2101" w:author="Hạnh Nhi" w:date="2025-12-15T02:17:00Z" w16du:dateUtc="2025-12-14T19:17:00Z">
              <w:rPr>
                <w:b/>
                <w:bCs/>
                <w:lang w:val="en-US"/>
              </w:rPr>
            </w:rPrChange>
          </w:rPr>
          <w:t>Hub = 1 collision domain</w:t>
        </w:r>
      </w:ins>
    </w:p>
    <w:p w14:paraId="3F506033" w14:textId="77777777" w:rsidR="003C5E5E" w:rsidRPr="003C5E5E" w:rsidRDefault="003C5E5E">
      <w:pPr>
        <w:numPr>
          <w:ilvl w:val="0"/>
          <w:numId w:val="142"/>
        </w:numPr>
        <w:spacing w:after="0" w:line="360" w:lineRule="auto"/>
        <w:rPr>
          <w:ins w:id="2102" w:author="Hạnh Nhi" w:date="2025-12-15T02:16:00Z"/>
          <w:lang w:val="en-US"/>
        </w:rPr>
        <w:pPrChange w:id="2103" w:author="Hạnh Nhi" w:date="2025-12-15T02:17:00Z" w16du:dateUtc="2025-12-14T19:17:00Z">
          <w:pPr>
            <w:numPr>
              <w:numId w:val="142"/>
            </w:numPr>
            <w:tabs>
              <w:tab w:val="num" w:pos="720"/>
            </w:tabs>
            <w:ind w:left="720" w:hanging="360"/>
          </w:pPr>
        </w:pPrChange>
      </w:pPr>
      <w:ins w:id="2104" w:author="Hạnh Nhi" w:date="2025-12-15T02:16:00Z">
        <w:r w:rsidRPr="003C5E5E">
          <w:rPr>
            <w:lang w:val="en-US"/>
            <w:rPrChange w:id="2105" w:author="Hạnh Nhi" w:date="2025-12-15T02:17:00Z" w16du:dateUtc="2025-12-14T19:17:00Z">
              <w:rPr>
                <w:b/>
                <w:bCs/>
                <w:lang w:val="en-US"/>
              </w:rPr>
            </w:rPrChange>
          </w:rPr>
          <w:t>Nhiều máy → nhiều collision</w:t>
        </w:r>
      </w:ins>
    </w:p>
    <w:p w14:paraId="09875A8C" w14:textId="77777777" w:rsidR="003C5E5E" w:rsidRPr="003C5E5E" w:rsidRDefault="003C5E5E">
      <w:pPr>
        <w:numPr>
          <w:ilvl w:val="0"/>
          <w:numId w:val="142"/>
        </w:numPr>
        <w:spacing w:after="0" w:line="360" w:lineRule="auto"/>
        <w:rPr>
          <w:ins w:id="2106" w:author="Hạnh Nhi" w:date="2025-12-15T02:16:00Z"/>
          <w:lang w:val="en-US"/>
        </w:rPr>
        <w:pPrChange w:id="2107" w:author="Hạnh Nhi" w:date="2025-12-15T02:17:00Z" w16du:dateUtc="2025-12-14T19:17:00Z">
          <w:pPr>
            <w:numPr>
              <w:numId w:val="142"/>
            </w:numPr>
            <w:tabs>
              <w:tab w:val="num" w:pos="720"/>
            </w:tabs>
            <w:ind w:left="720" w:hanging="360"/>
          </w:pPr>
        </w:pPrChange>
      </w:pPr>
      <w:ins w:id="2108" w:author="Hạnh Nhi" w:date="2025-12-15T02:16:00Z">
        <w:r w:rsidRPr="003C5E5E">
          <w:rPr>
            <w:lang w:val="en-US"/>
            <w:rPrChange w:id="2109" w:author="Hạnh Nhi" w:date="2025-12-15T02:17:00Z" w16du:dateUtc="2025-12-14T19:17:00Z">
              <w:rPr>
                <w:b/>
                <w:bCs/>
                <w:lang w:val="en-US"/>
              </w:rPr>
            </w:rPrChange>
          </w:rPr>
          <w:t>Dùng CSMA/CD</w:t>
        </w:r>
      </w:ins>
    </w:p>
    <w:p w14:paraId="28A9746B" w14:textId="77777777" w:rsidR="003C5E5E" w:rsidRPr="003C5E5E" w:rsidRDefault="003C5E5E">
      <w:pPr>
        <w:numPr>
          <w:ilvl w:val="0"/>
          <w:numId w:val="142"/>
        </w:numPr>
        <w:spacing w:after="0" w:line="360" w:lineRule="auto"/>
        <w:rPr>
          <w:ins w:id="2110" w:author="Hạnh Nhi" w:date="2025-12-15T02:16:00Z"/>
          <w:lang w:val="en-US"/>
        </w:rPr>
        <w:pPrChange w:id="2111" w:author="Hạnh Nhi" w:date="2025-12-15T02:17:00Z" w16du:dateUtc="2025-12-14T19:17:00Z">
          <w:pPr>
            <w:numPr>
              <w:numId w:val="142"/>
            </w:numPr>
            <w:tabs>
              <w:tab w:val="num" w:pos="720"/>
            </w:tabs>
            <w:ind w:left="720" w:hanging="360"/>
          </w:pPr>
        </w:pPrChange>
      </w:pPr>
      <w:ins w:id="2112" w:author="Hạnh Nhi" w:date="2025-12-15T02:16:00Z">
        <w:r w:rsidRPr="003C5E5E">
          <w:rPr>
            <w:lang w:val="en-US"/>
            <w:rPrChange w:id="2113" w:author="Hạnh Nhi" w:date="2025-12-15T02:17:00Z" w16du:dateUtc="2025-12-14T19:17:00Z">
              <w:rPr>
                <w:b/>
                <w:bCs/>
                <w:lang w:val="en-US"/>
              </w:rPr>
            </w:rPrChange>
          </w:rPr>
          <w:lastRenderedPageBreak/>
          <w:t>Chung băng thông</w:t>
        </w:r>
      </w:ins>
    </w:p>
    <w:p w14:paraId="07E3F242" w14:textId="77777777" w:rsidR="003C5E5E" w:rsidRPr="003C5E5E" w:rsidRDefault="003C5E5E">
      <w:pPr>
        <w:spacing w:after="0" w:line="360" w:lineRule="auto"/>
        <w:rPr>
          <w:ins w:id="2114" w:author="Hạnh Nhi" w:date="2025-12-15T02:16:00Z"/>
          <w:lang w:val="en-US"/>
        </w:rPr>
        <w:pPrChange w:id="2115" w:author="Hạnh Nhi" w:date="2025-12-15T02:17:00Z" w16du:dateUtc="2025-12-14T19:17:00Z">
          <w:pPr/>
        </w:pPrChange>
      </w:pPr>
      <w:ins w:id="2116" w:author="Hạnh Nhi" w:date="2025-12-15T02:16:00Z">
        <w:r w:rsidRPr="003C5E5E">
          <w:rPr>
            <w:rFonts w:ascii="Segoe UI Emoji" w:hAnsi="Segoe UI Emoji" w:cs="Segoe UI Emoji"/>
            <w:lang w:val="en-US"/>
          </w:rPr>
          <w:t>👉</w:t>
        </w:r>
        <w:r w:rsidRPr="003C5E5E">
          <w:rPr>
            <w:lang w:val="en-US"/>
          </w:rPr>
          <w:t xml:space="preserve"> </w:t>
        </w:r>
        <w:r w:rsidRPr="003C5E5E">
          <w:rPr>
            <w:b/>
            <w:bCs/>
            <w:lang w:val="en-US"/>
          </w:rPr>
          <w:t>Câu nhớ tủ:</w:t>
        </w:r>
      </w:ins>
    </w:p>
    <w:p w14:paraId="4B509D9B" w14:textId="64A9F783" w:rsidR="003C5E5E" w:rsidRPr="003C5E5E" w:rsidRDefault="003C5E5E">
      <w:pPr>
        <w:spacing w:after="0" w:line="360" w:lineRule="auto"/>
        <w:rPr>
          <w:ins w:id="2117" w:author="Hạnh Nhi" w:date="2025-12-15T02:15:00Z" w16du:dateUtc="2025-12-14T19:15:00Z"/>
        </w:rPr>
        <w:pPrChange w:id="2118" w:author="Hạnh Nhi" w:date="2025-12-15T02:17:00Z" w16du:dateUtc="2025-12-14T19:17:00Z">
          <w:pPr/>
        </w:pPrChange>
      </w:pPr>
      <w:ins w:id="2119" w:author="Hạnh Nhi" w:date="2025-12-15T02:16:00Z">
        <w:r w:rsidRPr="003C5E5E">
          <w:rPr>
            <w:i/>
            <w:iCs/>
            <w:lang w:val="en-US"/>
          </w:rPr>
          <w:t>Hub phát cho tất cả → chung băng thông → dễ va chạm.</w:t>
        </w:r>
      </w:ins>
    </w:p>
    <w:p w14:paraId="04C41392" w14:textId="0ED90A0F" w:rsidR="003C5E5E" w:rsidRDefault="003C5E5E" w:rsidP="003C5E5E">
      <w:pPr>
        <w:pStyle w:val="Heading1"/>
        <w:numPr>
          <w:ilvl w:val="0"/>
          <w:numId w:val="137"/>
        </w:numPr>
        <w:jc w:val="left"/>
        <w:rPr>
          <w:ins w:id="2120" w:author="Hạnh Nhi" w:date="2025-12-15T02:17:00Z" w16du:dateUtc="2025-12-14T19:17:00Z"/>
        </w:rPr>
      </w:pPr>
      <w:bookmarkStart w:id="2121" w:name="_Toc216676118"/>
      <w:ins w:id="2122" w:author="Hạnh Nhi" w:date="2025-12-15T02:17:00Z" w16du:dateUtc="2025-12-14T19:17:00Z">
        <w:r w:rsidRPr="003C5E5E">
          <w:t>Create multiple Collision domain with Switch</w:t>
        </w:r>
        <w:bookmarkEnd w:id="2121"/>
      </w:ins>
    </w:p>
    <w:p w14:paraId="35E33C2C" w14:textId="5A8A26EC" w:rsidR="003C5E5E" w:rsidRDefault="003C5E5E" w:rsidP="003C5E5E">
      <w:pPr>
        <w:rPr>
          <w:ins w:id="2123" w:author="Hạnh Nhi" w:date="2025-12-15T02:17:00Z" w16du:dateUtc="2025-12-14T19:17:00Z"/>
        </w:rPr>
      </w:pPr>
      <w:ins w:id="2124" w:author="Hạnh Nhi" w:date="2025-12-15T02:17:00Z" w16du:dateUtc="2025-12-14T19:17:00Z">
        <w:r w:rsidRPr="003C5E5E">
          <w:rPr>
            <w:noProof/>
          </w:rPr>
          <w:drawing>
            <wp:inline distT="0" distB="0" distL="0" distR="0" wp14:anchorId="01041397" wp14:editId="235CDCA3">
              <wp:extent cx="3981172" cy="2698750"/>
              <wp:effectExtent l="0" t="0" r="635" b="6350"/>
              <wp:docPr id="2135922246" name="Picture 1" descr="A diagram of a computer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35922246" name="Picture 1" descr="A diagram of a computer network&#10;&#10;AI-generated content may be incorrect."/>
                      <pic:cNvPicPr/>
                    </pic:nvPicPr>
                    <pic:blipFill>
                      <a:blip r:embed="rId8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88673" cy="270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A20FFCD" w14:textId="702919B7" w:rsidR="003C5E5E" w:rsidRDefault="003C5E5E" w:rsidP="003C5E5E">
      <w:pPr>
        <w:pStyle w:val="Heading1"/>
        <w:numPr>
          <w:ilvl w:val="0"/>
          <w:numId w:val="137"/>
        </w:numPr>
        <w:jc w:val="left"/>
        <w:rPr>
          <w:ins w:id="2125" w:author="Hạnh Nhi" w:date="2025-12-15T02:18:00Z" w16du:dateUtc="2025-12-14T19:18:00Z"/>
        </w:rPr>
      </w:pPr>
      <w:bookmarkStart w:id="2126" w:name="_Toc216676119"/>
      <w:ins w:id="2127" w:author="Hạnh Nhi" w:date="2025-12-15T02:17:00Z" w16du:dateUtc="2025-12-14T19:17:00Z">
        <w:r w:rsidRPr="003C5E5E">
          <w:t>Switches and bridge operate at data link layer</w:t>
        </w:r>
      </w:ins>
      <w:bookmarkEnd w:id="2126"/>
    </w:p>
    <w:p w14:paraId="5E036743" w14:textId="6D13C9E7" w:rsidR="003C5E5E" w:rsidRDefault="003C5E5E" w:rsidP="003C5E5E">
      <w:pPr>
        <w:rPr>
          <w:ins w:id="2128" w:author="Hạnh Nhi" w:date="2025-12-15T02:18:00Z" w16du:dateUtc="2025-12-14T19:18:00Z"/>
        </w:rPr>
      </w:pPr>
      <w:ins w:id="2129" w:author="Hạnh Nhi" w:date="2025-12-15T02:18:00Z" w16du:dateUtc="2025-12-14T19:18:00Z">
        <w:r w:rsidRPr="003C5E5E">
          <w:rPr>
            <w:noProof/>
          </w:rPr>
          <w:drawing>
            <wp:inline distT="0" distB="0" distL="0" distR="0" wp14:anchorId="2B3581DB" wp14:editId="21B0170E">
              <wp:extent cx="4546600" cy="2521989"/>
              <wp:effectExtent l="0" t="0" r="6350" b="0"/>
              <wp:docPr id="952731001" name="Picture 1" descr="A diagram of a computer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52731001" name="Picture 1" descr="A diagram of a computer network&#10;&#10;AI-generated content may be incorrect."/>
                      <pic:cNvPicPr/>
                    </pic:nvPicPr>
                    <pic:blipFill>
                      <a:blip r:embed="rId9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51613" cy="25247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9B45511" w14:textId="77777777" w:rsidR="003C5E5E" w:rsidRDefault="003C5E5E">
      <w:pPr>
        <w:spacing w:after="0" w:line="360" w:lineRule="auto"/>
        <w:rPr>
          <w:ins w:id="2130" w:author="Hạnh Nhi" w:date="2025-12-15T02:18:00Z" w16du:dateUtc="2025-12-14T19:18:00Z"/>
        </w:rPr>
        <w:pPrChange w:id="2131" w:author="Hạnh Nhi" w:date="2025-12-15T02:20:00Z" w16du:dateUtc="2025-12-14T19:20:00Z">
          <w:pPr/>
        </w:pPrChange>
      </w:pPr>
      <w:ins w:id="2132" w:author="Hạnh Nhi" w:date="2025-12-15T02:18:00Z" w16du:dateUtc="2025-12-14T19:18:00Z">
        <w:r>
          <w:t>•Each segment has its own collision domain</w:t>
        </w:r>
      </w:ins>
    </w:p>
    <w:p w14:paraId="4585ED0F" w14:textId="06303808" w:rsidR="003C5E5E" w:rsidRDefault="003C5E5E">
      <w:pPr>
        <w:spacing w:after="0" w:line="360" w:lineRule="auto"/>
        <w:rPr>
          <w:ins w:id="2133" w:author="Hạnh Nhi" w:date="2025-12-15T02:19:00Z" w16du:dateUtc="2025-12-14T19:19:00Z"/>
        </w:rPr>
        <w:pPrChange w:id="2134" w:author="Hạnh Nhi" w:date="2025-12-15T02:20:00Z" w16du:dateUtc="2025-12-14T19:20:00Z">
          <w:pPr/>
        </w:pPrChange>
      </w:pPr>
      <w:ins w:id="2135" w:author="Hạnh Nhi" w:date="2025-12-15T02:18:00Z" w16du:dateUtc="2025-12-14T19:18:00Z">
        <w:r>
          <w:t>•All segments are in the same broadcast domain</w:t>
        </w:r>
      </w:ins>
    </w:p>
    <w:p w14:paraId="77837167" w14:textId="7192B86A" w:rsidR="003C5E5E" w:rsidRDefault="003C5E5E">
      <w:pPr>
        <w:spacing w:after="0" w:line="360" w:lineRule="auto"/>
        <w:rPr>
          <w:ins w:id="2136" w:author="Hạnh Nhi" w:date="2025-12-15T02:20:00Z" w16du:dateUtc="2025-12-14T19:20:00Z"/>
        </w:rPr>
        <w:pPrChange w:id="2137" w:author="Hạnh Nhi" w:date="2025-12-15T02:20:00Z" w16du:dateUtc="2025-12-14T19:20:00Z">
          <w:pPr/>
        </w:pPrChange>
      </w:pPr>
      <w:ins w:id="2138" w:author="Hạnh Nhi" w:date="2025-12-15T02:19:00Z">
        <w:r w:rsidRPr="003C5E5E">
          <w:rPr>
            <w:rPrChange w:id="2139" w:author="Hạnh Nhi" w:date="2025-12-15T02:19:00Z" w16du:dateUtc="2025-12-14T19:19:00Z">
              <w:rPr>
                <w:lang w:val="en-US"/>
              </w:rPr>
            </w:rPrChange>
          </w:rPr>
          <w:t xml:space="preserve">→ </w:t>
        </w:r>
        <w:r w:rsidRPr="003C5E5E">
          <w:rPr>
            <w:rPrChange w:id="2140" w:author="Hạnh Nhi" w:date="2025-12-15T02:19:00Z" w16du:dateUtc="2025-12-14T19:19:00Z">
              <w:rPr>
                <w:b/>
                <w:bCs/>
                <w:lang w:val="en-US"/>
              </w:rPr>
            </w:rPrChange>
          </w:rPr>
          <w:t>Mỗi đoạn mạng (segment) có một miền va chạm riêng</w:t>
        </w:r>
        <w:r w:rsidRPr="003C5E5E">
          <w:rPr>
            <w:rPrChange w:id="2141" w:author="Hạnh Nhi" w:date="2025-12-15T02:19:00Z" w16du:dateUtc="2025-12-14T19:19:00Z">
              <w:rPr>
                <w:lang w:val="en-US"/>
              </w:rPr>
            </w:rPrChange>
          </w:rPr>
          <w:br/>
          <w:t xml:space="preserve">→ </w:t>
        </w:r>
        <w:r w:rsidRPr="003C5E5E">
          <w:rPr>
            <w:rPrChange w:id="2142" w:author="Hạnh Nhi" w:date="2025-12-15T02:19:00Z" w16du:dateUtc="2025-12-14T19:19:00Z">
              <w:rPr>
                <w:b/>
                <w:bCs/>
                <w:lang w:val="en-US"/>
              </w:rPr>
            </w:rPrChange>
          </w:rPr>
          <w:t>Tất cả các segment vẫn nằm trong cùng một miền quảng bá (broadcast domain)</w:t>
        </w:r>
      </w:ins>
    </w:p>
    <w:p w14:paraId="2CA5F068" w14:textId="77777777" w:rsidR="007F234A" w:rsidRPr="007F234A" w:rsidRDefault="007F234A">
      <w:pPr>
        <w:spacing w:after="0" w:line="360" w:lineRule="auto"/>
        <w:rPr>
          <w:ins w:id="2143" w:author="Hạnh Nhi" w:date="2025-12-15T02:20:00Z"/>
          <w:b/>
          <w:bCs/>
          <w:lang w:val="en-US"/>
        </w:rPr>
        <w:pPrChange w:id="2144" w:author="Hạnh Nhi" w:date="2025-12-15T02:20:00Z" w16du:dateUtc="2025-12-14T19:20:00Z">
          <w:pPr/>
        </w:pPrChange>
      </w:pPr>
      <w:ins w:id="2145" w:author="Hạnh Nhi" w:date="2025-12-15T02:20:00Z">
        <w:r w:rsidRPr="007F234A">
          <w:rPr>
            <w:rFonts w:ascii="Segoe UI Emoji" w:hAnsi="Segoe UI Emoji" w:cs="Segoe UI Emoji"/>
            <w:b/>
            <w:bCs/>
            <w:lang w:val="en-US"/>
          </w:rPr>
          <w:t>🔑</w:t>
        </w:r>
        <w:r w:rsidRPr="007F234A">
          <w:rPr>
            <w:b/>
            <w:bCs/>
            <w:lang w:val="en-US"/>
          </w:rPr>
          <w:t xml:space="preserve"> Ghi nhớ nhanh</w:t>
        </w:r>
      </w:ins>
    </w:p>
    <w:p w14:paraId="750499C6" w14:textId="77777777" w:rsidR="007F234A" w:rsidRPr="007F234A" w:rsidRDefault="007F234A">
      <w:pPr>
        <w:numPr>
          <w:ilvl w:val="0"/>
          <w:numId w:val="143"/>
        </w:numPr>
        <w:spacing w:after="0" w:line="360" w:lineRule="auto"/>
        <w:rPr>
          <w:ins w:id="2146" w:author="Hạnh Nhi" w:date="2025-12-15T02:20:00Z"/>
          <w:lang w:val="en-US"/>
        </w:rPr>
        <w:pPrChange w:id="2147" w:author="Hạnh Nhi" w:date="2025-12-15T02:20:00Z" w16du:dateUtc="2025-12-14T19:20:00Z">
          <w:pPr>
            <w:numPr>
              <w:numId w:val="143"/>
            </w:numPr>
            <w:tabs>
              <w:tab w:val="num" w:pos="720"/>
            </w:tabs>
            <w:ind w:left="720" w:hanging="360"/>
          </w:pPr>
        </w:pPrChange>
      </w:pPr>
      <w:ins w:id="2148" w:author="Hạnh Nhi" w:date="2025-12-15T02:20:00Z">
        <w:r w:rsidRPr="007F234A">
          <w:rPr>
            <w:lang w:val="en-US"/>
            <w:rPrChange w:id="2149" w:author="Hạnh Nhi" w:date="2025-12-15T02:20:00Z" w16du:dateUtc="2025-12-14T19:20:00Z">
              <w:rPr>
                <w:b/>
                <w:bCs/>
                <w:lang w:val="en-US"/>
              </w:rPr>
            </w:rPrChange>
          </w:rPr>
          <w:t>Switch/Bridge chia collision domain</w:t>
        </w:r>
      </w:ins>
    </w:p>
    <w:p w14:paraId="4C8C3285" w14:textId="77777777" w:rsidR="007F234A" w:rsidRPr="007F234A" w:rsidRDefault="007F234A">
      <w:pPr>
        <w:numPr>
          <w:ilvl w:val="0"/>
          <w:numId w:val="143"/>
        </w:numPr>
        <w:spacing w:after="0" w:line="360" w:lineRule="auto"/>
        <w:rPr>
          <w:ins w:id="2150" w:author="Hạnh Nhi" w:date="2025-12-15T02:20:00Z"/>
          <w:lang w:val="en-US"/>
        </w:rPr>
        <w:pPrChange w:id="2151" w:author="Hạnh Nhi" w:date="2025-12-15T02:20:00Z" w16du:dateUtc="2025-12-14T19:20:00Z">
          <w:pPr>
            <w:numPr>
              <w:numId w:val="143"/>
            </w:numPr>
            <w:tabs>
              <w:tab w:val="num" w:pos="720"/>
            </w:tabs>
            <w:ind w:left="720" w:hanging="360"/>
          </w:pPr>
        </w:pPrChange>
      </w:pPr>
      <w:ins w:id="2152" w:author="Hạnh Nhi" w:date="2025-12-15T02:20:00Z">
        <w:r w:rsidRPr="007F234A">
          <w:rPr>
            <w:lang w:val="en-US"/>
            <w:rPrChange w:id="2153" w:author="Hạnh Nhi" w:date="2025-12-15T02:20:00Z" w16du:dateUtc="2025-12-14T19:20:00Z">
              <w:rPr>
                <w:b/>
                <w:bCs/>
                <w:lang w:val="en-US"/>
              </w:rPr>
            </w:rPrChange>
          </w:rPr>
          <w:t>Không chia broadcast domain</w:t>
        </w:r>
      </w:ins>
    </w:p>
    <w:p w14:paraId="397B003E" w14:textId="77777777" w:rsidR="007F234A" w:rsidRPr="007F234A" w:rsidRDefault="007F234A">
      <w:pPr>
        <w:numPr>
          <w:ilvl w:val="0"/>
          <w:numId w:val="143"/>
        </w:numPr>
        <w:spacing w:after="0" w:line="360" w:lineRule="auto"/>
        <w:rPr>
          <w:ins w:id="2154" w:author="Hạnh Nhi" w:date="2025-12-15T02:20:00Z"/>
          <w:lang w:val="en-US"/>
        </w:rPr>
        <w:pPrChange w:id="2155" w:author="Hạnh Nhi" w:date="2025-12-15T02:20:00Z" w16du:dateUtc="2025-12-14T19:20:00Z">
          <w:pPr>
            <w:numPr>
              <w:numId w:val="143"/>
            </w:numPr>
            <w:tabs>
              <w:tab w:val="num" w:pos="720"/>
            </w:tabs>
            <w:ind w:left="720" w:hanging="360"/>
          </w:pPr>
        </w:pPrChange>
      </w:pPr>
      <w:ins w:id="2156" w:author="Hạnh Nhi" w:date="2025-12-15T02:20:00Z">
        <w:r w:rsidRPr="007F234A">
          <w:rPr>
            <w:lang w:val="en-US"/>
          </w:rPr>
          <w:t xml:space="preserve">Muốn chia broadcast domain → dùng </w:t>
        </w:r>
        <w:r w:rsidRPr="007F234A">
          <w:rPr>
            <w:b/>
            <w:bCs/>
            <w:lang w:val="en-US"/>
          </w:rPr>
          <w:t>Router (Layer 3)</w:t>
        </w:r>
      </w:ins>
    </w:p>
    <w:p w14:paraId="3EC521E4" w14:textId="77777777" w:rsidR="007F234A" w:rsidRPr="007F234A" w:rsidRDefault="007F234A">
      <w:pPr>
        <w:spacing w:after="0" w:line="360" w:lineRule="auto"/>
        <w:rPr>
          <w:ins w:id="2157" w:author="Hạnh Nhi" w:date="2025-12-15T02:20:00Z"/>
          <w:lang w:val="en-US"/>
        </w:rPr>
        <w:pPrChange w:id="2158" w:author="Hạnh Nhi" w:date="2025-12-15T02:20:00Z" w16du:dateUtc="2025-12-14T19:20:00Z">
          <w:pPr/>
        </w:pPrChange>
      </w:pPr>
      <w:ins w:id="2159" w:author="Hạnh Nhi" w:date="2025-12-15T02:20:00Z">
        <w:r w:rsidRPr="007F234A">
          <w:rPr>
            <w:rFonts w:ascii="Segoe UI Emoji" w:hAnsi="Segoe UI Emoji" w:cs="Segoe UI Emoji"/>
            <w:lang w:val="en-US"/>
          </w:rPr>
          <w:lastRenderedPageBreak/>
          <w:t>👉</w:t>
        </w:r>
        <w:r w:rsidRPr="007F234A">
          <w:rPr>
            <w:lang w:val="en-US"/>
          </w:rPr>
          <w:t xml:space="preserve"> </w:t>
        </w:r>
        <w:r w:rsidRPr="007F234A">
          <w:rPr>
            <w:b/>
            <w:bCs/>
            <w:lang w:val="en-US"/>
          </w:rPr>
          <w:t>Câu nhớ tủ:</w:t>
        </w:r>
      </w:ins>
    </w:p>
    <w:p w14:paraId="0F338BE4" w14:textId="3BE6BDEB" w:rsidR="007F234A" w:rsidRPr="007F234A" w:rsidRDefault="007F234A">
      <w:pPr>
        <w:spacing w:after="0" w:line="360" w:lineRule="auto"/>
        <w:rPr>
          <w:ins w:id="2160" w:author="Hạnh Nhi" w:date="2025-12-15T02:18:00Z" w16du:dateUtc="2025-12-14T19:18:00Z"/>
        </w:rPr>
        <w:pPrChange w:id="2161" w:author="Hạnh Nhi" w:date="2025-12-15T02:20:00Z" w16du:dateUtc="2025-12-14T19:20:00Z">
          <w:pPr/>
        </w:pPrChange>
      </w:pPr>
      <w:ins w:id="2162" w:author="Hạnh Nhi" w:date="2025-12-15T02:20:00Z">
        <w:r w:rsidRPr="007F234A">
          <w:rPr>
            <w:i/>
            <w:iCs/>
            <w:lang w:val="en-US"/>
          </w:rPr>
          <w:t>Switch giảm va chạm nhưng không chặn broadcast.</w:t>
        </w:r>
      </w:ins>
    </w:p>
    <w:p w14:paraId="529BEEAB" w14:textId="2F84A46A" w:rsidR="003C5E5E" w:rsidRDefault="000F2464" w:rsidP="003C5E5E">
      <w:pPr>
        <w:pStyle w:val="Heading1"/>
        <w:numPr>
          <w:ilvl w:val="0"/>
          <w:numId w:val="137"/>
        </w:numPr>
        <w:jc w:val="left"/>
        <w:rPr>
          <w:ins w:id="2163" w:author="Hạnh Nhi" w:date="2025-12-15T02:19:00Z" w16du:dateUtc="2025-12-14T19:19:00Z"/>
        </w:rPr>
      </w:pPr>
      <w:bookmarkStart w:id="2164" w:name="_Toc216676120"/>
      <w:ins w:id="2165" w:author="Hạnh Nhi" w:date="2025-12-15T02:18:00Z" w16du:dateUtc="2025-12-14T19:18:00Z">
        <w:r w:rsidRPr="003C5E5E">
          <w:t>S</w:t>
        </w:r>
        <w:r w:rsidR="003C5E5E" w:rsidRPr="003C5E5E">
          <w:t>witches</w:t>
        </w:r>
      </w:ins>
      <w:bookmarkEnd w:id="2164"/>
    </w:p>
    <w:p w14:paraId="15394340" w14:textId="02AA0BB8" w:rsidR="000F2464" w:rsidRDefault="008F6178" w:rsidP="000F2464">
      <w:pPr>
        <w:rPr>
          <w:ins w:id="2166" w:author="Hạnh Nhi" w:date="2025-12-15T02:21:00Z" w16du:dateUtc="2025-12-14T19:21:00Z"/>
        </w:rPr>
      </w:pPr>
      <w:ins w:id="2167" w:author="Hạnh Nhi" w:date="2025-12-15T02:19:00Z" w16du:dateUtc="2025-12-14T19:19:00Z">
        <w:r w:rsidRPr="008F6178">
          <w:rPr>
            <w:noProof/>
          </w:rPr>
          <w:drawing>
            <wp:inline distT="0" distB="0" distL="0" distR="0" wp14:anchorId="50903A74" wp14:editId="4AC4CC0F">
              <wp:extent cx="4210050" cy="2547015"/>
              <wp:effectExtent l="0" t="0" r="0" b="5715"/>
              <wp:docPr id="807517931" name="Picture 1" descr="A diagram of a traffic signal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517931" name="Picture 1" descr="A diagram of a traffic signal&#10;&#10;AI-generated content may be incorrect."/>
                      <pic:cNvPicPr/>
                    </pic:nvPicPr>
                    <pic:blipFill>
                      <a:blip r:embed="rId9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3932" cy="25554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3F3D2B9" w14:textId="77777777" w:rsidR="007F234A" w:rsidRPr="007F234A" w:rsidRDefault="007F234A" w:rsidP="007F234A">
      <w:pPr>
        <w:rPr>
          <w:ins w:id="2168" w:author="Hạnh Nhi" w:date="2025-12-15T02:21:00Z"/>
          <w:lang w:val="en-US"/>
        </w:rPr>
      </w:pPr>
      <w:ins w:id="2169" w:author="Hạnh Nhi" w:date="2025-12-15T02:21:00Z">
        <w:r w:rsidRPr="007F234A">
          <w:rPr>
            <w:b/>
            <w:bCs/>
            <w:lang w:val="en-US"/>
          </w:rPr>
          <w:t>Nhớ nhanh để thi:</w:t>
        </w:r>
      </w:ins>
    </w:p>
    <w:p w14:paraId="4BE7F8D8" w14:textId="77777777" w:rsidR="007F234A" w:rsidRPr="007F234A" w:rsidRDefault="007F234A" w:rsidP="007F234A">
      <w:pPr>
        <w:numPr>
          <w:ilvl w:val="0"/>
          <w:numId w:val="144"/>
        </w:numPr>
        <w:rPr>
          <w:ins w:id="2170" w:author="Hạnh Nhi" w:date="2025-12-15T02:21:00Z"/>
          <w:lang w:val="en-US"/>
        </w:rPr>
      </w:pPr>
      <w:ins w:id="2171" w:author="Hạnh Nhi" w:date="2025-12-15T02:21:00Z">
        <w:r w:rsidRPr="007F234A">
          <w:rPr>
            <w:i/>
            <w:iCs/>
            <w:lang w:val="en-US"/>
          </w:rPr>
          <w:t>Switch chia collision domain, không chia broadcast domain.</w:t>
        </w:r>
      </w:ins>
    </w:p>
    <w:p w14:paraId="1D42570E" w14:textId="77777777" w:rsidR="007F234A" w:rsidRPr="007F234A" w:rsidRDefault="007F234A" w:rsidP="007F234A">
      <w:pPr>
        <w:numPr>
          <w:ilvl w:val="0"/>
          <w:numId w:val="144"/>
        </w:numPr>
        <w:rPr>
          <w:ins w:id="2172" w:author="Hạnh Nhi" w:date="2025-12-15T02:23:00Z" w16du:dateUtc="2025-12-14T19:23:00Z"/>
          <w:lang w:val="en-US"/>
          <w:rPrChange w:id="2173" w:author="Hạnh Nhi" w:date="2025-12-15T02:23:00Z" w16du:dateUtc="2025-12-14T19:23:00Z">
            <w:rPr>
              <w:ins w:id="2174" w:author="Hạnh Nhi" w:date="2025-12-15T02:23:00Z" w16du:dateUtc="2025-12-14T19:23:00Z"/>
              <w:i/>
              <w:iCs/>
            </w:rPr>
          </w:rPrChange>
        </w:rPr>
      </w:pPr>
      <w:ins w:id="2175" w:author="Hạnh Nhi" w:date="2025-12-15T02:21:00Z">
        <w:r w:rsidRPr="007F234A">
          <w:rPr>
            <w:i/>
            <w:iCs/>
            <w:lang w:val="en-US"/>
          </w:rPr>
          <w:t>Muốn chia broadcast domain → dùng Router (Layer 3).</w:t>
        </w:r>
      </w:ins>
    </w:p>
    <w:p w14:paraId="435364A1" w14:textId="70D47C48" w:rsidR="007F234A" w:rsidRPr="007F234A" w:rsidRDefault="007F234A">
      <w:pPr>
        <w:pStyle w:val="Heading1"/>
        <w:numPr>
          <w:ilvl w:val="0"/>
          <w:numId w:val="137"/>
        </w:numPr>
        <w:jc w:val="left"/>
        <w:rPr>
          <w:ins w:id="2176" w:author="Hạnh Nhi" w:date="2025-12-15T02:21:00Z"/>
          <w:i/>
          <w:iCs/>
          <w:lang w:val="en-US"/>
          <w:rPrChange w:id="2177" w:author="Hạnh Nhi" w:date="2025-12-15T02:23:00Z" w16du:dateUtc="2025-12-14T19:23:00Z">
            <w:rPr>
              <w:ins w:id="2178" w:author="Hạnh Nhi" w:date="2025-12-15T02:21:00Z"/>
              <w:lang w:val="en-US"/>
            </w:rPr>
          </w:rPrChange>
        </w:rPr>
        <w:pPrChange w:id="2179" w:author="Hạnh Nhi" w:date="2025-12-15T02:23:00Z" w16du:dateUtc="2025-12-14T19:23:00Z">
          <w:pPr>
            <w:numPr>
              <w:numId w:val="144"/>
            </w:numPr>
            <w:tabs>
              <w:tab w:val="num" w:pos="720"/>
            </w:tabs>
            <w:ind w:left="720" w:hanging="360"/>
          </w:pPr>
        </w:pPrChange>
      </w:pPr>
      <w:bookmarkStart w:id="2180" w:name="_Toc216676121"/>
      <w:ins w:id="2181" w:author="Hạnh Nhi" w:date="2025-12-15T02:23:00Z" w16du:dateUtc="2025-12-14T19:23:00Z">
        <w:r w:rsidRPr="007F234A">
          <w:rPr>
            <w:lang w:val="en-US"/>
          </w:rPr>
          <w:t>Packet delivery through SW</w:t>
        </w:r>
      </w:ins>
      <w:bookmarkEnd w:id="2180"/>
    </w:p>
    <w:p w14:paraId="5B0EA80A" w14:textId="0F908E8C" w:rsidR="007F234A" w:rsidRDefault="007F234A" w:rsidP="000F2464">
      <w:pPr>
        <w:rPr>
          <w:ins w:id="2182" w:author="Hạnh Nhi" w:date="2025-12-15T02:23:00Z" w16du:dateUtc="2025-12-14T19:23:00Z"/>
        </w:rPr>
      </w:pPr>
      <w:ins w:id="2183" w:author="Hạnh Nhi" w:date="2025-12-15T02:23:00Z" w16du:dateUtc="2025-12-14T19:23:00Z">
        <w:r w:rsidRPr="007F234A">
          <w:rPr>
            <w:noProof/>
          </w:rPr>
          <w:drawing>
            <wp:inline distT="0" distB="0" distL="0" distR="0" wp14:anchorId="37B9581E" wp14:editId="44290A7B">
              <wp:extent cx="4832350" cy="2576578"/>
              <wp:effectExtent l="0" t="0" r="6350" b="0"/>
              <wp:docPr id="1393626305" name="Picture 1" descr="A diagram of a data processing proces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93626305" name="Picture 1" descr="A diagram of a data processing process&#10;&#10;AI-generated content may be incorrect."/>
                      <pic:cNvPicPr/>
                    </pic:nvPicPr>
                    <pic:blipFill>
                      <a:blip r:embed="rId9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41493" cy="2581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9B8AB53" w14:textId="71D56D74" w:rsidR="007F234A" w:rsidRDefault="007F234A" w:rsidP="007F234A">
      <w:pPr>
        <w:pStyle w:val="Heading1"/>
        <w:numPr>
          <w:ilvl w:val="0"/>
          <w:numId w:val="137"/>
        </w:numPr>
        <w:jc w:val="left"/>
        <w:rPr>
          <w:ins w:id="2184" w:author="Hạnh Nhi" w:date="2025-12-15T02:23:00Z" w16du:dateUtc="2025-12-14T19:23:00Z"/>
        </w:rPr>
      </w:pPr>
      <w:bookmarkStart w:id="2185" w:name="_Toc216676122"/>
      <w:ins w:id="2186" w:author="Hạnh Nhi" w:date="2025-12-15T02:23:00Z" w16du:dateUtc="2025-12-14T19:23:00Z">
        <w:r>
          <w:t xml:space="preserve">ARP request (Address </w:t>
        </w:r>
        <w:r w:rsidRPr="007F234A">
          <w:rPr>
            <w:lang w:val="en-US"/>
            <w:rPrChange w:id="2187" w:author="Hạnh Nhi" w:date="2025-12-15T02:23:00Z" w16du:dateUtc="2025-12-14T19:23:00Z">
              <w:rPr/>
            </w:rPrChange>
          </w:rPr>
          <w:t>Resolution</w:t>
        </w:r>
        <w:r>
          <w:t xml:space="preserve"> Protocol)</w:t>
        </w:r>
        <w:bookmarkEnd w:id="2185"/>
      </w:ins>
    </w:p>
    <w:p w14:paraId="21A99956" w14:textId="37C6CC75" w:rsidR="007F234A" w:rsidRDefault="007F234A" w:rsidP="007F234A">
      <w:pPr>
        <w:rPr>
          <w:ins w:id="2188" w:author="Hạnh Nhi" w:date="2025-12-15T02:24:00Z" w16du:dateUtc="2025-12-14T19:24:00Z"/>
        </w:rPr>
      </w:pPr>
      <w:ins w:id="2189" w:author="Hạnh Nhi" w:date="2025-12-15T02:23:00Z" w16du:dateUtc="2025-12-14T19:23:00Z">
        <w:r w:rsidRPr="007F234A">
          <w:rPr>
            <w:noProof/>
          </w:rPr>
          <w:lastRenderedPageBreak/>
          <w:drawing>
            <wp:inline distT="0" distB="0" distL="0" distR="0" wp14:anchorId="609E6D1C" wp14:editId="0E5660B6">
              <wp:extent cx="4610100" cy="2429606"/>
              <wp:effectExtent l="0" t="0" r="0" b="8890"/>
              <wp:docPr id="2107461377" name="Picture 1" descr="A diagram of a computer pro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7461377" name="Picture 1" descr="A diagram of a computer program&#10;&#10;AI-generated content may be incorrect."/>
                      <pic:cNvPicPr/>
                    </pic:nvPicPr>
                    <pic:blipFill>
                      <a:blip r:embed="rId9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6569" cy="2433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B9FD4DE" w14:textId="4D72C4CB" w:rsidR="007F234A" w:rsidRDefault="003242D3">
      <w:pPr>
        <w:pStyle w:val="Heading1"/>
        <w:numPr>
          <w:ilvl w:val="0"/>
          <w:numId w:val="137"/>
        </w:numPr>
        <w:jc w:val="left"/>
        <w:rPr>
          <w:ins w:id="2190" w:author="Hạnh Nhi" w:date="2025-12-15T02:24:00Z" w16du:dateUtc="2025-12-14T19:24:00Z"/>
        </w:rPr>
        <w:pPrChange w:id="2191" w:author="Hạnh Nhi" w:date="2025-12-15T02:24:00Z" w16du:dateUtc="2025-12-14T19:24:00Z">
          <w:pPr/>
        </w:pPrChange>
      </w:pPr>
      <w:bookmarkStart w:id="2192" w:name="_Toc216676123"/>
      <w:ins w:id="2193" w:author="Hạnh Nhi" w:date="2025-12-15T02:24:00Z" w16du:dateUtc="2025-12-14T19:24:00Z">
        <w:r w:rsidRPr="003242D3">
          <w:t>SW Learning &amp; Forwarding</w:t>
        </w:r>
        <w:bookmarkEnd w:id="2192"/>
      </w:ins>
    </w:p>
    <w:p w14:paraId="727D2446" w14:textId="30F5D164" w:rsidR="007F234A" w:rsidRDefault="003242D3" w:rsidP="007F234A">
      <w:pPr>
        <w:rPr>
          <w:ins w:id="2194" w:author="Hạnh Nhi" w:date="2025-12-15T02:24:00Z" w16du:dateUtc="2025-12-14T19:24:00Z"/>
        </w:rPr>
      </w:pPr>
      <w:ins w:id="2195" w:author="Hạnh Nhi" w:date="2025-12-15T02:24:00Z" w16du:dateUtc="2025-12-14T19:24:00Z">
        <w:r w:rsidRPr="003242D3">
          <w:rPr>
            <w:noProof/>
          </w:rPr>
          <w:drawing>
            <wp:inline distT="0" distB="0" distL="0" distR="0" wp14:anchorId="616EC989" wp14:editId="4CA9D694">
              <wp:extent cx="4311650" cy="2161531"/>
              <wp:effectExtent l="0" t="0" r="0" b="0"/>
              <wp:docPr id="267861000" name="Picture 1" descr="A diagram of a computer pro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7861000" name="Picture 1" descr="A diagram of a computer program&#10;&#10;AI-generated content may be incorrect."/>
                      <pic:cNvPicPr/>
                    </pic:nvPicPr>
                    <pic:blipFill>
                      <a:blip r:embed="rId9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18779" cy="21651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1733104" w14:textId="235C7A31" w:rsidR="003242D3" w:rsidRDefault="003242D3" w:rsidP="003242D3">
      <w:pPr>
        <w:pStyle w:val="Heading1"/>
        <w:numPr>
          <w:ilvl w:val="0"/>
          <w:numId w:val="137"/>
        </w:numPr>
        <w:jc w:val="left"/>
        <w:rPr>
          <w:ins w:id="2196" w:author="Hạnh Nhi" w:date="2025-12-15T02:24:00Z" w16du:dateUtc="2025-12-14T19:24:00Z"/>
        </w:rPr>
      </w:pPr>
      <w:bookmarkStart w:id="2197" w:name="_Toc216676124"/>
      <w:ins w:id="2198" w:author="Hạnh Nhi" w:date="2025-12-15T02:24:00Z" w16du:dateUtc="2025-12-14T19:24:00Z">
        <w:r w:rsidRPr="003242D3">
          <w:t>Host receive ARP request</w:t>
        </w:r>
        <w:bookmarkEnd w:id="2197"/>
      </w:ins>
    </w:p>
    <w:p w14:paraId="1129FB31" w14:textId="5C6CD3EF" w:rsidR="003242D3" w:rsidRDefault="003242D3" w:rsidP="003242D3">
      <w:pPr>
        <w:rPr>
          <w:ins w:id="2199" w:author="Hạnh Nhi" w:date="2025-12-15T02:24:00Z" w16du:dateUtc="2025-12-14T19:24:00Z"/>
        </w:rPr>
      </w:pPr>
      <w:ins w:id="2200" w:author="Hạnh Nhi" w:date="2025-12-15T02:24:00Z" w16du:dateUtc="2025-12-14T19:24:00Z">
        <w:r w:rsidRPr="003242D3">
          <w:rPr>
            <w:noProof/>
          </w:rPr>
          <w:drawing>
            <wp:inline distT="0" distB="0" distL="0" distR="0" wp14:anchorId="560B5615" wp14:editId="0D887795">
              <wp:extent cx="4514850" cy="2278834"/>
              <wp:effectExtent l="0" t="0" r="0" b="7620"/>
              <wp:docPr id="383226039" name="Picture 1" descr="A computer screen shot of a computer pro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83226039" name="Picture 1" descr="A computer screen shot of a computer program&#10;&#10;AI-generated content may be incorrect."/>
                      <pic:cNvPicPr/>
                    </pic:nvPicPr>
                    <pic:blipFill>
                      <a:blip r:embed="rId9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7641" cy="22852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D277A55" w14:textId="449562DB" w:rsidR="003242D3" w:rsidRDefault="003242D3" w:rsidP="003242D3">
      <w:pPr>
        <w:pStyle w:val="Heading1"/>
        <w:numPr>
          <w:ilvl w:val="0"/>
          <w:numId w:val="137"/>
        </w:numPr>
        <w:jc w:val="left"/>
        <w:rPr>
          <w:ins w:id="2201" w:author="Hạnh Nhi" w:date="2025-12-15T02:25:00Z" w16du:dateUtc="2025-12-14T19:25:00Z"/>
        </w:rPr>
      </w:pPr>
      <w:bookmarkStart w:id="2202" w:name="_Toc216676125"/>
      <w:ins w:id="2203" w:author="Hạnh Nhi" w:date="2025-12-15T02:25:00Z" w16du:dateUtc="2025-12-14T19:25:00Z">
        <w:r w:rsidRPr="003242D3">
          <w:t>ARP reply</w:t>
        </w:r>
        <w:bookmarkEnd w:id="2202"/>
      </w:ins>
    </w:p>
    <w:p w14:paraId="6B5A82F0" w14:textId="118F9B73" w:rsidR="003242D3" w:rsidRDefault="003242D3" w:rsidP="003242D3">
      <w:pPr>
        <w:rPr>
          <w:ins w:id="2204" w:author="Hạnh Nhi" w:date="2025-12-15T02:25:00Z" w16du:dateUtc="2025-12-14T19:25:00Z"/>
        </w:rPr>
      </w:pPr>
      <w:ins w:id="2205" w:author="Hạnh Nhi" w:date="2025-12-15T02:25:00Z" w16du:dateUtc="2025-12-14T19:25:00Z">
        <w:r w:rsidRPr="003242D3">
          <w:rPr>
            <w:noProof/>
          </w:rPr>
          <w:lastRenderedPageBreak/>
          <w:drawing>
            <wp:inline distT="0" distB="0" distL="0" distR="0" wp14:anchorId="4D4B3B55" wp14:editId="7D709CF6">
              <wp:extent cx="4413250" cy="2287415"/>
              <wp:effectExtent l="0" t="0" r="6350" b="0"/>
              <wp:docPr id="1452119543" name="Picture 1" descr="A diagram of a computer hardware syste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52119543" name="Picture 1" descr="A diagram of a computer hardware system&#10;&#10;AI-generated content may be incorrect."/>
                      <pic:cNvPicPr/>
                    </pic:nvPicPr>
                    <pic:blipFill>
                      <a:blip r:embed="rId9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16445" cy="22890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AAA973D" w14:textId="7E7815B4" w:rsidR="003242D3" w:rsidRDefault="003242D3" w:rsidP="003242D3">
      <w:pPr>
        <w:pStyle w:val="Heading1"/>
        <w:numPr>
          <w:ilvl w:val="0"/>
          <w:numId w:val="137"/>
        </w:numPr>
        <w:jc w:val="left"/>
        <w:rPr>
          <w:ins w:id="2206" w:author="Hạnh Nhi" w:date="2025-12-15T02:25:00Z" w16du:dateUtc="2025-12-14T19:25:00Z"/>
        </w:rPr>
      </w:pPr>
      <w:bookmarkStart w:id="2207" w:name="_Toc216676126"/>
      <w:ins w:id="2208" w:author="Hạnh Nhi" w:date="2025-12-15T02:25:00Z" w16du:dateUtc="2025-12-14T19:25:00Z">
        <w:r w:rsidRPr="003242D3">
          <w:t>ARP reply received</w:t>
        </w:r>
        <w:bookmarkEnd w:id="2207"/>
      </w:ins>
    </w:p>
    <w:p w14:paraId="76D7E136" w14:textId="3A439A9B" w:rsidR="003242D3" w:rsidRDefault="003242D3" w:rsidP="003242D3">
      <w:pPr>
        <w:rPr>
          <w:ins w:id="2209" w:author="Hạnh Nhi" w:date="2025-12-15T02:25:00Z" w16du:dateUtc="2025-12-14T19:25:00Z"/>
        </w:rPr>
      </w:pPr>
      <w:ins w:id="2210" w:author="Hạnh Nhi" w:date="2025-12-15T02:25:00Z" w16du:dateUtc="2025-12-14T19:25:00Z">
        <w:r w:rsidRPr="003242D3">
          <w:rPr>
            <w:noProof/>
          </w:rPr>
          <w:drawing>
            <wp:inline distT="0" distB="0" distL="0" distR="0" wp14:anchorId="4E8EF80F" wp14:editId="4D8D98EA">
              <wp:extent cx="4610100" cy="2662958"/>
              <wp:effectExtent l="0" t="0" r="0" b="4445"/>
              <wp:docPr id="1431805546" name="Picture 1" descr="A computer program with a dia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31805546" name="Picture 1" descr="A computer program with a diagram&#10;&#10;AI-generated content may be incorrect."/>
                      <pic:cNvPicPr/>
                    </pic:nvPicPr>
                    <pic:blipFill>
                      <a:blip r:embed="rId9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7298" cy="26671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A39ACED" w14:textId="2D63B7F9" w:rsidR="003242D3" w:rsidRDefault="003242D3" w:rsidP="003242D3">
      <w:pPr>
        <w:pStyle w:val="Heading1"/>
        <w:numPr>
          <w:ilvl w:val="0"/>
          <w:numId w:val="137"/>
        </w:numPr>
        <w:jc w:val="left"/>
        <w:rPr>
          <w:ins w:id="2211" w:author="Hạnh Nhi" w:date="2025-12-15T02:25:00Z" w16du:dateUtc="2025-12-14T19:25:00Z"/>
        </w:rPr>
      </w:pPr>
      <w:bookmarkStart w:id="2212" w:name="_Toc216676127"/>
      <w:ins w:id="2213" w:author="Hạnh Nhi" w:date="2025-12-15T02:25:00Z" w16du:dateUtc="2025-12-14T19:25:00Z">
        <w:r w:rsidRPr="003242D3">
          <w:t>SW forwarding frame</w:t>
        </w:r>
        <w:bookmarkEnd w:id="2212"/>
      </w:ins>
    </w:p>
    <w:p w14:paraId="128B2EB6" w14:textId="4554C980" w:rsidR="003242D3" w:rsidRDefault="003242D3" w:rsidP="003242D3">
      <w:pPr>
        <w:rPr>
          <w:ins w:id="2214" w:author="Hạnh Nhi" w:date="2025-12-15T02:26:00Z" w16du:dateUtc="2025-12-14T19:26:00Z"/>
        </w:rPr>
      </w:pPr>
      <w:ins w:id="2215" w:author="Hạnh Nhi" w:date="2025-12-15T02:25:00Z" w16du:dateUtc="2025-12-14T19:25:00Z">
        <w:r w:rsidRPr="003242D3">
          <w:rPr>
            <w:noProof/>
          </w:rPr>
          <w:drawing>
            <wp:inline distT="0" distB="0" distL="0" distR="0" wp14:anchorId="60C31894" wp14:editId="3DC66F2B">
              <wp:extent cx="4436912" cy="2298700"/>
              <wp:effectExtent l="0" t="0" r="1905" b="6350"/>
              <wp:docPr id="1291475000" name="Picture 1" descr="A diagram of a computer pro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1475000" name="Picture 1" descr="A diagram of a computer program&#10;&#10;AI-generated content may be incorrect."/>
                      <pic:cNvPicPr/>
                    </pic:nvPicPr>
                    <pic:blipFill>
                      <a:blip r:embed="rId9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2244" cy="23014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09F4473" w14:textId="536E2248" w:rsidR="003242D3" w:rsidRDefault="003242D3" w:rsidP="003242D3">
      <w:pPr>
        <w:pStyle w:val="Heading1"/>
        <w:numPr>
          <w:ilvl w:val="0"/>
          <w:numId w:val="137"/>
        </w:numPr>
        <w:jc w:val="left"/>
        <w:rPr>
          <w:ins w:id="2216" w:author="Hạnh Nhi" w:date="2025-12-15T02:26:00Z" w16du:dateUtc="2025-12-14T19:26:00Z"/>
        </w:rPr>
      </w:pPr>
      <w:bookmarkStart w:id="2217" w:name="_Toc216676128"/>
      <w:ins w:id="2218" w:author="Hạnh Nhi" w:date="2025-12-15T02:26:00Z" w16du:dateUtc="2025-12-14T19:26:00Z">
        <w:r w:rsidRPr="003242D3">
          <w:t>Router</w:t>
        </w:r>
        <w:bookmarkEnd w:id="2217"/>
      </w:ins>
    </w:p>
    <w:p w14:paraId="6F92ACCE" w14:textId="381EA477" w:rsidR="003242D3" w:rsidRDefault="003242D3" w:rsidP="003242D3">
      <w:pPr>
        <w:rPr>
          <w:ins w:id="2219" w:author="Hạnh Nhi" w:date="2025-12-15T02:27:00Z" w16du:dateUtc="2025-12-14T19:27:00Z"/>
        </w:rPr>
      </w:pPr>
      <w:ins w:id="2220" w:author="Hạnh Nhi" w:date="2025-12-15T02:26:00Z" w16du:dateUtc="2025-12-14T19:26:00Z">
        <w:r w:rsidRPr="003242D3">
          <w:rPr>
            <w:noProof/>
          </w:rPr>
          <w:lastRenderedPageBreak/>
          <w:drawing>
            <wp:inline distT="0" distB="0" distL="0" distR="0" wp14:anchorId="0A982AF2" wp14:editId="01C3B717">
              <wp:extent cx="4197350" cy="2348164"/>
              <wp:effectExtent l="0" t="0" r="0" b="0"/>
              <wp:docPr id="917435534" name="Picture 1" descr="A computer server with blue circle and arrow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17435534" name="Picture 1" descr="A computer server with blue circle and arrows&#10;&#10;AI-generated content may be incorrect."/>
                      <pic:cNvPicPr/>
                    </pic:nvPicPr>
                    <pic:blipFill>
                      <a:blip r:embed="rId9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15367" cy="23582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63AF9C0" w14:textId="77777777" w:rsidR="003242D3" w:rsidRPr="003242D3" w:rsidRDefault="003242D3">
      <w:pPr>
        <w:spacing w:after="0" w:line="360" w:lineRule="auto"/>
        <w:rPr>
          <w:ins w:id="2221" w:author="Hạnh Nhi" w:date="2025-12-15T02:27:00Z"/>
          <w:b/>
          <w:bCs/>
          <w:lang w:val="en-US"/>
        </w:rPr>
        <w:pPrChange w:id="2222" w:author="Hạnh Nhi" w:date="2025-12-15T02:27:00Z" w16du:dateUtc="2025-12-14T19:27:00Z">
          <w:pPr/>
        </w:pPrChange>
      </w:pPr>
      <w:ins w:id="2223" w:author="Hạnh Nhi" w:date="2025-12-15T02:27:00Z">
        <w:r w:rsidRPr="003242D3">
          <w:rPr>
            <w:b/>
            <w:bCs/>
            <w:lang w:val="en-US"/>
          </w:rPr>
          <w:t>Giải thích</w:t>
        </w:r>
      </w:ins>
    </w:p>
    <w:p w14:paraId="3F8BF100" w14:textId="77777777" w:rsidR="003242D3" w:rsidRPr="003242D3" w:rsidRDefault="003242D3">
      <w:pPr>
        <w:numPr>
          <w:ilvl w:val="0"/>
          <w:numId w:val="145"/>
        </w:numPr>
        <w:spacing w:after="0" w:line="360" w:lineRule="auto"/>
        <w:rPr>
          <w:ins w:id="2224" w:author="Hạnh Nhi" w:date="2025-12-15T02:27:00Z"/>
          <w:lang w:val="en-US"/>
        </w:rPr>
        <w:pPrChange w:id="2225" w:author="Hạnh Nhi" w:date="2025-12-15T02:27:00Z" w16du:dateUtc="2025-12-14T19:27:00Z">
          <w:pPr>
            <w:numPr>
              <w:numId w:val="145"/>
            </w:numPr>
            <w:tabs>
              <w:tab w:val="num" w:pos="720"/>
            </w:tabs>
            <w:ind w:left="720" w:hanging="360"/>
          </w:pPr>
        </w:pPrChange>
      </w:pPr>
      <w:ins w:id="2226" w:author="Hạnh Nhi" w:date="2025-12-15T02:27:00Z">
        <w:r w:rsidRPr="003242D3">
          <w:rPr>
            <w:lang w:val="en-US"/>
          </w:rPr>
          <w:t xml:space="preserve">Router giống một </w:t>
        </w:r>
        <w:r w:rsidRPr="003242D3">
          <w:rPr>
            <w:b/>
            <w:bCs/>
            <w:lang w:val="en-US"/>
          </w:rPr>
          <w:t>máy tính chuyên dụng</w:t>
        </w:r>
        <w:r w:rsidRPr="003242D3">
          <w:rPr>
            <w:lang w:val="en-US"/>
          </w:rPr>
          <w:t xml:space="preserve"> cho mạng:</w:t>
        </w:r>
      </w:ins>
    </w:p>
    <w:p w14:paraId="76A953F4" w14:textId="77777777" w:rsidR="003242D3" w:rsidRPr="003242D3" w:rsidRDefault="003242D3">
      <w:pPr>
        <w:numPr>
          <w:ilvl w:val="1"/>
          <w:numId w:val="145"/>
        </w:numPr>
        <w:spacing w:after="0" w:line="360" w:lineRule="auto"/>
        <w:rPr>
          <w:ins w:id="2227" w:author="Hạnh Nhi" w:date="2025-12-15T02:27:00Z"/>
          <w:lang w:val="en-US"/>
        </w:rPr>
        <w:pPrChange w:id="2228" w:author="Hạnh Nhi" w:date="2025-12-15T02:27:00Z" w16du:dateUtc="2025-12-14T19:27:00Z">
          <w:pPr>
            <w:numPr>
              <w:ilvl w:val="1"/>
              <w:numId w:val="145"/>
            </w:numPr>
            <w:tabs>
              <w:tab w:val="num" w:pos="1440"/>
            </w:tabs>
            <w:ind w:left="1440" w:hanging="360"/>
          </w:pPr>
        </w:pPrChange>
      </w:pPr>
      <w:ins w:id="2229" w:author="Hạnh Nhi" w:date="2025-12-15T02:27:00Z">
        <w:r w:rsidRPr="003242D3">
          <w:rPr>
            <w:b/>
            <w:bCs/>
            <w:lang w:val="en-US"/>
          </w:rPr>
          <w:t>CPU</w:t>
        </w:r>
        <w:r w:rsidRPr="003242D3">
          <w:rPr>
            <w:lang w:val="en-US"/>
          </w:rPr>
          <w:t>: xử lý định tuyến</w:t>
        </w:r>
      </w:ins>
    </w:p>
    <w:p w14:paraId="5906B85E" w14:textId="77777777" w:rsidR="003242D3" w:rsidRPr="003242D3" w:rsidRDefault="003242D3">
      <w:pPr>
        <w:numPr>
          <w:ilvl w:val="1"/>
          <w:numId w:val="145"/>
        </w:numPr>
        <w:spacing w:after="0" w:line="360" w:lineRule="auto"/>
        <w:rPr>
          <w:ins w:id="2230" w:author="Hạnh Nhi" w:date="2025-12-15T02:27:00Z"/>
          <w:lang w:val="en-US"/>
        </w:rPr>
        <w:pPrChange w:id="2231" w:author="Hạnh Nhi" w:date="2025-12-15T02:27:00Z" w16du:dateUtc="2025-12-14T19:27:00Z">
          <w:pPr>
            <w:numPr>
              <w:ilvl w:val="1"/>
              <w:numId w:val="145"/>
            </w:numPr>
            <w:tabs>
              <w:tab w:val="num" w:pos="1440"/>
            </w:tabs>
            <w:ind w:left="1440" w:hanging="360"/>
          </w:pPr>
        </w:pPrChange>
      </w:pPr>
      <w:ins w:id="2232" w:author="Hạnh Nhi" w:date="2025-12-15T02:27:00Z">
        <w:r w:rsidRPr="003242D3">
          <w:rPr>
            <w:b/>
            <w:bCs/>
            <w:lang w:val="en-US"/>
          </w:rPr>
          <w:t>RAM</w:t>
        </w:r>
        <w:r w:rsidRPr="003242D3">
          <w:rPr>
            <w:lang w:val="en-US"/>
          </w:rPr>
          <w:t>: lưu bảng định tuyến, cấu hình đang chạy</w:t>
        </w:r>
      </w:ins>
    </w:p>
    <w:p w14:paraId="71DBCA62" w14:textId="77777777" w:rsidR="003242D3" w:rsidRPr="003242D3" w:rsidRDefault="003242D3">
      <w:pPr>
        <w:numPr>
          <w:ilvl w:val="1"/>
          <w:numId w:val="145"/>
        </w:numPr>
        <w:spacing w:after="0" w:line="360" w:lineRule="auto"/>
        <w:rPr>
          <w:ins w:id="2233" w:author="Hạnh Nhi" w:date="2025-12-15T02:27:00Z"/>
          <w:lang w:val="en-US"/>
        </w:rPr>
        <w:pPrChange w:id="2234" w:author="Hạnh Nhi" w:date="2025-12-15T02:27:00Z" w16du:dateUtc="2025-12-14T19:27:00Z">
          <w:pPr>
            <w:numPr>
              <w:ilvl w:val="1"/>
              <w:numId w:val="145"/>
            </w:numPr>
            <w:tabs>
              <w:tab w:val="num" w:pos="1440"/>
            </w:tabs>
            <w:ind w:left="1440" w:hanging="360"/>
          </w:pPr>
        </w:pPrChange>
      </w:pPr>
      <w:ins w:id="2235" w:author="Hạnh Nhi" w:date="2025-12-15T02:27:00Z">
        <w:r w:rsidRPr="003242D3">
          <w:rPr>
            <w:b/>
            <w:bCs/>
            <w:lang w:val="en-US"/>
          </w:rPr>
          <w:t>ROM</w:t>
        </w:r>
        <w:r w:rsidRPr="003242D3">
          <w:rPr>
            <w:lang w:val="en-US"/>
          </w:rPr>
          <w:t>: lưu chương trình khởi động</w:t>
        </w:r>
      </w:ins>
    </w:p>
    <w:p w14:paraId="17F00272" w14:textId="77777777" w:rsidR="003242D3" w:rsidRPr="003242D3" w:rsidRDefault="003242D3">
      <w:pPr>
        <w:numPr>
          <w:ilvl w:val="0"/>
          <w:numId w:val="145"/>
        </w:numPr>
        <w:spacing w:after="0" w:line="360" w:lineRule="auto"/>
        <w:rPr>
          <w:ins w:id="2236" w:author="Hạnh Nhi" w:date="2025-12-15T02:27:00Z"/>
          <w:lang w:val="en-US"/>
        </w:rPr>
        <w:pPrChange w:id="2237" w:author="Hạnh Nhi" w:date="2025-12-15T02:27:00Z" w16du:dateUtc="2025-12-14T19:27:00Z">
          <w:pPr>
            <w:numPr>
              <w:numId w:val="145"/>
            </w:numPr>
            <w:tabs>
              <w:tab w:val="num" w:pos="720"/>
            </w:tabs>
            <w:ind w:left="720" w:hanging="360"/>
          </w:pPr>
        </w:pPrChange>
      </w:pPr>
      <w:ins w:id="2238" w:author="Hạnh Nhi" w:date="2025-12-15T02:27:00Z">
        <w:r w:rsidRPr="003242D3">
          <w:rPr>
            <w:lang w:val="en-US"/>
          </w:rPr>
          <w:t xml:space="preserve">Router hoạt động ở </w:t>
        </w:r>
        <w:r w:rsidRPr="003242D3">
          <w:rPr>
            <w:b/>
            <w:bCs/>
            <w:lang w:val="en-US"/>
          </w:rPr>
          <w:t>Layer 3 (Network layer)</w:t>
        </w:r>
        <w:r w:rsidRPr="003242D3">
          <w:rPr>
            <w:lang w:val="en-US"/>
          </w:rPr>
          <w:t>:</w:t>
        </w:r>
      </w:ins>
    </w:p>
    <w:p w14:paraId="6D9A982B" w14:textId="77777777" w:rsidR="003242D3" w:rsidRPr="003242D3" w:rsidRDefault="003242D3">
      <w:pPr>
        <w:numPr>
          <w:ilvl w:val="1"/>
          <w:numId w:val="145"/>
        </w:numPr>
        <w:spacing w:after="0" w:line="360" w:lineRule="auto"/>
        <w:rPr>
          <w:ins w:id="2239" w:author="Hạnh Nhi" w:date="2025-12-15T02:27:00Z"/>
          <w:lang w:val="en-US"/>
        </w:rPr>
        <w:pPrChange w:id="2240" w:author="Hạnh Nhi" w:date="2025-12-15T02:27:00Z" w16du:dateUtc="2025-12-14T19:27:00Z">
          <w:pPr>
            <w:numPr>
              <w:ilvl w:val="1"/>
              <w:numId w:val="145"/>
            </w:numPr>
            <w:tabs>
              <w:tab w:val="num" w:pos="1440"/>
            </w:tabs>
            <w:ind w:left="1440" w:hanging="360"/>
          </w:pPr>
        </w:pPrChange>
      </w:pPr>
      <w:ins w:id="2241" w:author="Hạnh Nhi" w:date="2025-12-15T02:27:00Z">
        <w:r w:rsidRPr="003242D3">
          <w:rPr>
            <w:lang w:val="en-US"/>
          </w:rPr>
          <w:t xml:space="preserve">Dùng </w:t>
        </w:r>
        <w:r w:rsidRPr="003242D3">
          <w:rPr>
            <w:b/>
            <w:bCs/>
            <w:lang w:val="en-US"/>
          </w:rPr>
          <w:t>địa chỉ IP</w:t>
        </w:r>
        <w:r w:rsidRPr="003242D3">
          <w:rPr>
            <w:lang w:val="en-US"/>
          </w:rPr>
          <w:t xml:space="preserve"> để quyết định </w:t>
        </w:r>
        <w:r w:rsidRPr="003242D3">
          <w:rPr>
            <w:b/>
            <w:bCs/>
            <w:lang w:val="en-US"/>
          </w:rPr>
          <w:t>đường đi tốt nhất</w:t>
        </w:r>
      </w:ins>
    </w:p>
    <w:p w14:paraId="5ECC91C5" w14:textId="77777777" w:rsidR="003242D3" w:rsidRPr="003242D3" w:rsidRDefault="003242D3">
      <w:pPr>
        <w:numPr>
          <w:ilvl w:val="0"/>
          <w:numId w:val="145"/>
        </w:numPr>
        <w:spacing w:after="0" w:line="360" w:lineRule="auto"/>
        <w:rPr>
          <w:ins w:id="2242" w:author="Hạnh Nhi" w:date="2025-12-15T02:27:00Z"/>
          <w:lang w:val="en-US"/>
        </w:rPr>
        <w:pPrChange w:id="2243" w:author="Hạnh Nhi" w:date="2025-12-15T02:27:00Z" w16du:dateUtc="2025-12-14T19:27:00Z">
          <w:pPr>
            <w:numPr>
              <w:numId w:val="145"/>
            </w:numPr>
            <w:tabs>
              <w:tab w:val="num" w:pos="720"/>
            </w:tabs>
            <w:ind w:left="720" w:hanging="360"/>
          </w:pPr>
        </w:pPrChange>
      </w:pPr>
      <w:ins w:id="2244" w:author="Hạnh Nhi" w:date="2025-12-15T02:27:00Z">
        <w:r w:rsidRPr="003242D3">
          <w:rPr>
            <w:b/>
            <w:bCs/>
            <w:lang w:val="en-US"/>
          </w:rPr>
          <w:t>Ports</w:t>
        </w:r>
        <w:r w:rsidRPr="003242D3">
          <w:rPr>
            <w:lang w:val="en-US"/>
          </w:rPr>
          <w:t>:</w:t>
        </w:r>
      </w:ins>
    </w:p>
    <w:p w14:paraId="69011EFC" w14:textId="77777777" w:rsidR="003242D3" w:rsidRPr="003242D3" w:rsidRDefault="003242D3">
      <w:pPr>
        <w:numPr>
          <w:ilvl w:val="1"/>
          <w:numId w:val="145"/>
        </w:numPr>
        <w:spacing w:after="0" w:line="360" w:lineRule="auto"/>
        <w:rPr>
          <w:ins w:id="2245" w:author="Hạnh Nhi" w:date="2025-12-15T02:27:00Z"/>
          <w:lang w:val="en-US"/>
        </w:rPr>
        <w:pPrChange w:id="2246" w:author="Hạnh Nhi" w:date="2025-12-15T02:27:00Z" w16du:dateUtc="2025-12-14T19:27:00Z">
          <w:pPr>
            <w:numPr>
              <w:ilvl w:val="1"/>
              <w:numId w:val="145"/>
            </w:numPr>
            <w:tabs>
              <w:tab w:val="num" w:pos="1440"/>
            </w:tabs>
            <w:ind w:left="1440" w:hanging="360"/>
          </w:pPr>
        </w:pPrChange>
      </w:pPr>
      <w:ins w:id="2247" w:author="Hạnh Nhi" w:date="2025-12-15T02:27:00Z">
        <w:r w:rsidRPr="003242D3">
          <w:rPr>
            <w:lang w:val="en-US"/>
          </w:rPr>
          <w:t xml:space="preserve">Kết nối router với </w:t>
        </w:r>
        <w:r w:rsidRPr="003242D3">
          <w:rPr>
            <w:b/>
            <w:bCs/>
            <w:lang w:val="en-US"/>
          </w:rPr>
          <w:t>các mạng khác nhau</w:t>
        </w:r>
      </w:ins>
    </w:p>
    <w:p w14:paraId="2B9EA76B" w14:textId="7987F3C3" w:rsidR="003242D3" w:rsidRPr="003242D3" w:rsidRDefault="003242D3">
      <w:pPr>
        <w:numPr>
          <w:ilvl w:val="1"/>
          <w:numId w:val="145"/>
        </w:numPr>
        <w:spacing w:after="0" w:line="360" w:lineRule="auto"/>
        <w:rPr>
          <w:ins w:id="2248" w:author="Hạnh Nhi" w:date="2025-12-15T02:27:00Z"/>
          <w:lang w:val="en-US"/>
        </w:rPr>
        <w:pPrChange w:id="2249" w:author="Hạnh Nhi" w:date="2025-12-15T02:27:00Z" w16du:dateUtc="2025-12-14T19:27:00Z">
          <w:pPr/>
        </w:pPrChange>
      </w:pPr>
      <w:ins w:id="2250" w:author="Hạnh Nhi" w:date="2025-12-15T02:27:00Z">
        <w:r w:rsidRPr="003242D3">
          <w:rPr>
            <w:lang w:val="en-US"/>
          </w:rPr>
          <w:t xml:space="preserve">Mỗi cổng thường thuộc </w:t>
        </w:r>
        <w:r w:rsidRPr="003242D3">
          <w:rPr>
            <w:b/>
            <w:bCs/>
            <w:lang w:val="en-US"/>
          </w:rPr>
          <w:t>một mạng/broadcast domain riêng</w:t>
        </w:r>
      </w:ins>
    </w:p>
    <w:p w14:paraId="00896BFF" w14:textId="77777777" w:rsidR="003242D3" w:rsidRPr="003242D3" w:rsidRDefault="003242D3">
      <w:pPr>
        <w:spacing w:after="0" w:line="360" w:lineRule="auto"/>
        <w:rPr>
          <w:ins w:id="2251" w:author="Hạnh Nhi" w:date="2025-12-15T02:27:00Z"/>
          <w:b/>
          <w:bCs/>
          <w:lang w:val="en-US"/>
        </w:rPr>
        <w:pPrChange w:id="2252" w:author="Hạnh Nhi" w:date="2025-12-15T02:27:00Z" w16du:dateUtc="2025-12-14T19:27:00Z">
          <w:pPr/>
        </w:pPrChange>
      </w:pPr>
      <w:ins w:id="2253" w:author="Hạnh Nhi" w:date="2025-12-15T02:27:00Z">
        <w:r w:rsidRPr="003242D3">
          <w:rPr>
            <w:rFonts w:ascii="Segoe UI Emoji" w:hAnsi="Segoe UI Emoji" w:cs="Segoe UI Emoji"/>
            <w:b/>
            <w:bCs/>
            <w:lang w:val="en-US"/>
          </w:rPr>
          <w:t>📌</w:t>
        </w:r>
        <w:r w:rsidRPr="003242D3">
          <w:rPr>
            <w:b/>
            <w:bCs/>
            <w:lang w:val="en-US"/>
          </w:rPr>
          <w:t xml:space="preserve"> Ghi nhớ nhanh để thi</w:t>
        </w:r>
      </w:ins>
    </w:p>
    <w:p w14:paraId="3300CAFD" w14:textId="77777777" w:rsidR="003242D3" w:rsidRPr="003242D3" w:rsidRDefault="003242D3">
      <w:pPr>
        <w:numPr>
          <w:ilvl w:val="0"/>
          <w:numId w:val="146"/>
        </w:numPr>
        <w:spacing w:after="0" w:line="360" w:lineRule="auto"/>
        <w:rPr>
          <w:ins w:id="2254" w:author="Hạnh Nhi" w:date="2025-12-15T02:27:00Z"/>
          <w:lang w:val="en-US"/>
        </w:rPr>
        <w:pPrChange w:id="2255" w:author="Hạnh Nhi" w:date="2025-12-15T02:27:00Z" w16du:dateUtc="2025-12-14T19:27:00Z">
          <w:pPr>
            <w:numPr>
              <w:numId w:val="146"/>
            </w:numPr>
            <w:tabs>
              <w:tab w:val="num" w:pos="720"/>
            </w:tabs>
            <w:ind w:left="720" w:hanging="360"/>
          </w:pPr>
        </w:pPrChange>
      </w:pPr>
      <w:ins w:id="2256" w:author="Hạnh Nhi" w:date="2025-12-15T02:27:00Z">
        <w:r w:rsidRPr="003242D3">
          <w:rPr>
            <w:lang w:val="en-US"/>
          </w:rPr>
          <w:t xml:space="preserve">Router = </w:t>
        </w:r>
        <w:r w:rsidRPr="003242D3">
          <w:rPr>
            <w:b/>
            <w:bCs/>
            <w:lang w:val="en-US"/>
          </w:rPr>
          <w:t>kết nối các mạng khác nhau</w:t>
        </w:r>
      </w:ins>
    </w:p>
    <w:p w14:paraId="40780BFA" w14:textId="77777777" w:rsidR="003242D3" w:rsidRPr="003242D3" w:rsidRDefault="003242D3">
      <w:pPr>
        <w:numPr>
          <w:ilvl w:val="0"/>
          <w:numId w:val="146"/>
        </w:numPr>
        <w:spacing w:after="0" w:line="360" w:lineRule="auto"/>
        <w:rPr>
          <w:ins w:id="2257" w:author="Hạnh Nhi" w:date="2025-12-15T02:27:00Z"/>
          <w:lang w:val="en-US"/>
        </w:rPr>
        <w:pPrChange w:id="2258" w:author="Hạnh Nhi" w:date="2025-12-15T02:27:00Z" w16du:dateUtc="2025-12-14T19:27:00Z">
          <w:pPr>
            <w:numPr>
              <w:numId w:val="146"/>
            </w:numPr>
            <w:tabs>
              <w:tab w:val="num" w:pos="720"/>
            </w:tabs>
            <w:ind w:left="720" w:hanging="360"/>
          </w:pPr>
        </w:pPrChange>
      </w:pPr>
      <w:ins w:id="2259" w:author="Hạnh Nhi" w:date="2025-12-15T02:27:00Z">
        <w:r w:rsidRPr="003242D3">
          <w:rPr>
            <w:b/>
            <w:bCs/>
            <w:lang w:val="en-US"/>
          </w:rPr>
          <w:t>Chia broadcast domain</w:t>
        </w:r>
      </w:ins>
    </w:p>
    <w:p w14:paraId="58704069" w14:textId="77777777" w:rsidR="003242D3" w:rsidRPr="003242D3" w:rsidRDefault="003242D3">
      <w:pPr>
        <w:numPr>
          <w:ilvl w:val="0"/>
          <w:numId w:val="146"/>
        </w:numPr>
        <w:spacing w:after="0" w:line="360" w:lineRule="auto"/>
        <w:rPr>
          <w:ins w:id="2260" w:author="Hạnh Nhi" w:date="2025-12-15T02:27:00Z"/>
          <w:lang w:val="en-US"/>
        </w:rPr>
        <w:pPrChange w:id="2261" w:author="Hạnh Nhi" w:date="2025-12-15T02:27:00Z" w16du:dateUtc="2025-12-14T19:27:00Z">
          <w:pPr>
            <w:numPr>
              <w:numId w:val="146"/>
            </w:numPr>
            <w:tabs>
              <w:tab w:val="num" w:pos="720"/>
            </w:tabs>
            <w:ind w:left="720" w:hanging="360"/>
          </w:pPr>
        </w:pPrChange>
      </w:pPr>
      <w:ins w:id="2262" w:author="Hạnh Nhi" w:date="2025-12-15T02:27:00Z">
        <w:r w:rsidRPr="003242D3">
          <w:rPr>
            <w:lang w:val="en-US"/>
          </w:rPr>
          <w:t xml:space="preserve">Hoạt động ở </w:t>
        </w:r>
        <w:r w:rsidRPr="003242D3">
          <w:rPr>
            <w:b/>
            <w:bCs/>
            <w:lang w:val="en-US"/>
          </w:rPr>
          <w:t>Layer 3</w:t>
        </w:r>
      </w:ins>
    </w:p>
    <w:p w14:paraId="6563E258" w14:textId="77777777" w:rsidR="003242D3" w:rsidRPr="003242D3" w:rsidRDefault="003242D3">
      <w:pPr>
        <w:numPr>
          <w:ilvl w:val="0"/>
          <w:numId w:val="146"/>
        </w:numPr>
        <w:spacing w:after="0" w:line="360" w:lineRule="auto"/>
        <w:rPr>
          <w:ins w:id="2263" w:author="Hạnh Nhi" w:date="2025-12-15T02:27:00Z"/>
          <w:lang w:val="en-US"/>
        </w:rPr>
        <w:pPrChange w:id="2264" w:author="Hạnh Nhi" w:date="2025-12-15T02:27:00Z" w16du:dateUtc="2025-12-14T19:27:00Z">
          <w:pPr>
            <w:numPr>
              <w:numId w:val="146"/>
            </w:numPr>
            <w:tabs>
              <w:tab w:val="num" w:pos="720"/>
            </w:tabs>
            <w:ind w:left="720" w:hanging="360"/>
          </w:pPr>
        </w:pPrChange>
      </w:pPr>
      <w:ins w:id="2265" w:author="Hạnh Nhi" w:date="2025-12-15T02:27:00Z">
        <w:r w:rsidRPr="003242D3">
          <w:rPr>
            <w:lang w:val="en-US"/>
          </w:rPr>
          <w:t xml:space="preserve">Quyết định đường đi dựa trên </w:t>
        </w:r>
        <w:r w:rsidRPr="003242D3">
          <w:rPr>
            <w:b/>
            <w:bCs/>
            <w:lang w:val="en-US"/>
          </w:rPr>
          <w:t>IP &amp; routing table</w:t>
        </w:r>
      </w:ins>
    </w:p>
    <w:p w14:paraId="43EF40E1" w14:textId="77777777" w:rsidR="003242D3" w:rsidRPr="003242D3" w:rsidRDefault="003242D3">
      <w:pPr>
        <w:spacing w:after="0" w:line="360" w:lineRule="auto"/>
        <w:rPr>
          <w:ins w:id="2266" w:author="Hạnh Nhi" w:date="2025-12-15T02:27:00Z"/>
          <w:lang w:val="en-US"/>
        </w:rPr>
        <w:pPrChange w:id="2267" w:author="Hạnh Nhi" w:date="2025-12-15T02:27:00Z" w16du:dateUtc="2025-12-14T19:27:00Z">
          <w:pPr/>
        </w:pPrChange>
      </w:pPr>
      <w:ins w:id="2268" w:author="Hạnh Nhi" w:date="2025-12-15T02:27:00Z">
        <w:r w:rsidRPr="003242D3">
          <w:rPr>
            <w:rFonts w:ascii="Segoe UI Emoji" w:hAnsi="Segoe UI Emoji" w:cs="Segoe UI Emoji"/>
            <w:lang w:val="en-US"/>
          </w:rPr>
          <w:t>👉</w:t>
        </w:r>
        <w:r w:rsidRPr="003242D3">
          <w:rPr>
            <w:lang w:val="en-US"/>
          </w:rPr>
          <w:t xml:space="preserve"> </w:t>
        </w:r>
        <w:r w:rsidRPr="003242D3">
          <w:rPr>
            <w:b/>
            <w:bCs/>
            <w:lang w:val="en-US"/>
          </w:rPr>
          <w:t>Câu nhớ tủ:</w:t>
        </w:r>
      </w:ins>
    </w:p>
    <w:p w14:paraId="3787749B" w14:textId="16743707" w:rsidR="003242D3" w:rsidRPr="003242D3" w:rsidRDefault="003242D3">
      <w:pPr>
        <w:spacing w:after="0" w:line="360" w:lineRule="auto"/>
        <w:rPr>
          <w:ins w:id="2269" w:author="Hạnh Nhi" w:date="2025-12-15T02:26:00Z" w16du:dateUtc="2025-12-14T19:26:00Z"/>
        </w:rPr>
        <w:pPrChange w:id="2270" w:author="Hạnh Nhi" w:date="2025-12-15T02:27:00Z" w16du:dateUtc="2025-12-14T19:27:00Z">
          <w:pPr/>
        </w:pPrChange>
      </w:pPr>
      <w:ins w:id="2271" w:author="Hạnh Nhi" w:date="2025-12-15T02:27:00Z">
        <w:r w:rsidRPr="003242D3">
          <w:rPr>
            <w:i/>
            <w:iCs/>
            <w:lang w:val="en-US"/>
          </w:rPr>
          <w:t>Router là máy tính mạng dùng để định tuyến dữ liệu giữa các mạng.</w:t>
        </w:r>
      </w:ins>
    </w:p>
    <w:p w14:paraId="5C4644A0" w14:textId="0FAE7096" w:rsidR="003242D3" w:rsidRDefault="003242D3" w:rsidP="003242D3">
      <w:pPr>
        <w:pStyle w:val="Heading1"/>
        <w:numPr>
          <w:ilvl w:val="0"/>
          <w:numId w:val="137"/>
        </w:numPr>
        <w:jc w:val="left"/>
        <w:rPr>
          <w:ins w:id="2272" w:author="Hạnh Nhi" w:date="2025-12-15T02:27:00Z" w16du:dateUtc="2025-12-14T19:27:00Z"/>
        </w:rPr>
      </w:pPr>
      <w:bookmarkStart w:id="2273" w:name="_Toc216676129"/>
      <w:ins w:id="2274" w:author="Hạnh Nhi" w:date="2025-12-15T02:26:00Z" w16du:dateUtc="2025-12-14T19:26:00Z">
        <w:r w:rsidRPr="003242D3">
          <w:t>Routing table</w:t>
        </w:r>
      </w:ins>
      <w:bookmarkEnd w:id="2273"/>
    </w:p>
    <w:p w14:paraId="7D949E8B" w14:textId="77777777" w:rsidR="003242D3" w:rsidRDefault="003242D3" w:rsidP="003242D3">
      <w:pPr>
        <w:rPr>
          <w:ins w:id="2275" w:author="Hạnh Nhi" w:date="2025-12-15T02:28:00Z" w16du:dateUtc="2025-12-14T19:28:00Z"/>
        </w:rPr>
      </w:pPr>
      <w:ins w:id="2276" w:author="Hạnh Nhi" w:date="2025-12-15T02:27:00Z" w16du:dateUtc="2025-12-14T19:27:00Z">
        <w:r>
          <w:t>Router builds routing table to identify knows network and know how to reach them</w:t>
        </w:r>
      </w:ins>
    </w:p>
    <w:p w14:paraId="16EF3E45" w14:textId="0E661732" w:rsidR="003242D3" w:rsidRDefault="003242D3" w:rsidP="003242D3">
      <w:pPr>
        <w:rPr>
          <w:ins w:id="2277" w:author="Hạnh Nhi" w:date="2025-12-15T02:27:00Z" w16du:dateUtc="2025-12-14T19:27:00Z"/>
        </w:rPr>
      </w:pPr>
      <w:ins w:id="2278" w:author="Hạnh Nhi" w:date="2025-12-15T02:28:00Z">
        <w:r w:rsidRPr="003242D3">
          <w:rPr>
            <w:rPrChange w:id="2279" w:author="Hạnh Nhi" w:date="2025-12-15T02:28:00Z" w16du:dateUtc="2025-12-14T19:28:00Z">
              <w:rPr>
                <w:b/>
                <w:bCs/>
              </w:rPr>
            </w:rPrChange>
          </w:rPr>
          <w:t>Router xây dựng bảng định tuyến để xác định các mạng đã biết và biết cách đi tới các mạng đó.</w:t>
        </w:r>
      </w:ins>
    </w:p>
    <w:p w14:paraId="05143BDA" w14:textId="5D4B6FA9" w:rsidR="003242D3" w:rsidRDefault="003242D3" w:rsidP="003242D3">
      <w:pPr>
        <w:rPr>
          <w:ins w:id="2280" w:author="Hạnh Nhi" w:date="2025-12-15T02:28:00Z" w16du:dateUtc="2025-12-14T19:28:00Z"/>
        </w:rPr>
      </w:pPr>
      <w:ins w:id="2281" w:author="Hạnh Nhi" w:date="2025-12-15T02:27:00Z" w16du:dateUtc="2025-12-14T19:27:00Z">
        <w:r w:rsidRPr="003242D3">
          <w:rPr>
            <w:noProof/>
          </w:rPr>
          <w:lastRenderedPageBreak/>
          <w:drawing>
            <wp:inline distT="0" distB="0" distL="0" distR="0" wp14:anchorId="320787E1" wp14:editId="695AEE52">
              <wp:extent cx="4171950" cy="2091036"/>
              <wp:effectExtent l="0" t="0" r="0" b="5080"/>
              <wp:docPr id="464540211" name="Picture 1" descr="A diagram of a network diagram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64540211" name="Picture 1" descr="A diagram of a network diagram&#10;&#10;AI-generated content may be incorrect."/>
                      <pic:cNvPicPr/>
                    </pic:nvPicPr>
                    <pic:blipFill>
                      <a:blip r:embed="rId10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9953" cy="20950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C2EDABE" w14:textId="77777777" w:rsidR="003242D3" w:rsidRPr="003242D3" w:rsidRDefault="003242D3">
      <w:pPr>
        <w:spacing w:after="0" w:line="360" w:lineRule="auto"/>
        <w:rPr>
          <w:ins w:id="2282" w:author="Hạnh Nhi" w:date="2025-12-15T02:28:00Z"/>
          <w:b/>
          <w:bCs/>
          <w:lang w:val="en-US"/>
        </w:rPr>
        <w:pPrChange w:id="2283" w:author="Hạnh Nhi" w:date="2025-12-15T02:28:00Z" w16du:dateUtc="2025-12-14T19:28:00Z">
          <w:pPr/>
        </w:pPrChange>
      </w:pPr>
      <w:ins w:id="2284" w:author="Hạnh Nhi" w:date="2025-12-15T02:28:00Z">
        <w:r w:rsidRPr="003242D3">
          <w:rPr>
            <w:b/>
            <w:bCs/>
            <w:lang w:val="en-US"/>
          </w:rPr>
          <w:t>Giải thích</w:t>
        </w:r>
      </w:ins>
    </w:p>
    <w:p w14:paraId="7C8A6AC9" w14:textId="77777777" w:rsidR="003242D3" w:rsidRPr="003242D3" w:rsidRDefault="003242D3">
      <w:pPr>
        <w:numPr>
          <w:ilvl w:val="0"/>
          <w:numId w:val="147"/>
        </w:numPr>
        <w:spacing w:after="0" w:line="360" w:lineRule="auto"/>
        <w:rPr>
          <w:ins w:id="2285" w:author="Hạnh Nhi" w:date="2025-12-15T02:28:00Z"/>
          <w:lang w:val="en-US"/>
        </w:rPr>
        <w:pPrChange w:id="2286" w:author="Hạnh Nhi" w:date="2025-12-15T02:28:00Z" w16du:dateUtc="2025-12-14T19:28:00Z">
          <w:pPr>
            <w:numPr>
              <w:numId w:val="147"/>
            </w:numPr>
            <w:tabs>
              <w:tab w:val="num" w:pos="720"/>
            </w:tabs>
            <w:ind w:left="720" w:hanging="360"/>
          </w:pPr>
        </w:pPrChange>
      </w:pPr>
      <w:ins w:id="2287" w:author="Hạnh Nhi" w:date="2025-12-15T02:28:00Z">
        <w:r w:rsidRPr="003242D3">
          <w:rPr>
            <w:b/>
            <w:bCs/>
            <w:lang w:val="en-US"/>
          </w:rPr>
          <w:t>Routing table</w:t>
        </w:r>
        <w:r w:rsidRPr="003242D3">
          <w:rPr>
            <w:lang w:val="en-US"/>
          </w:rPr>
          <w:t xml:space="preserve"> là bảng dữ liệu trong router, dùng để:</w:t>
        </w:r>
      </w:ins>
    </w:p>
    <w:p w14:paraId="652F90F6" w14:textId="77777777" w:rsidR="003242D3" w:rsidRPr="003242D3" w:rsidRDefault="003242D3">
      <w:pPr>
        <w:numPr>
          <w:ilvl w:val="1"/>
          <w:numId w:val="147"/>
        </w:numPr>
        <w:spacing w:after="0" w:line="360" w:lineRule="auto"/>
        <w:rPr>
          <w:ins w:id="2288" w:author="Hạnh Nhi" w:date="2025-12-15T02:28:00Z"/>
          <w:lang w:val="en-US"/>
        </w:rPr>
        <w:pPrChange w:id="2289" w:author="Hạnh Nhi" w:date="2025-12-15T02:28:00Z" w16du:dateUtc="2025-12-14T19:28:00Z">
          <w:pPr>
            <w:numPr>
              <w:ilvl w:val="1"/>
              <w:numId w:val="147"/>
            </w:numPr>
            <w:tabs>
              <w:tab w:val="num" w:pos="1440"/>
            </w:tabs>
            <w:ind w:left="1440" w:hanging="360"/>
          </w:pPr>
        </w:pPrChange>
      </w:pPr>
      <w:ins w:id="2290" w:author="Hạnh Nhi" w:date="2025-12-15T02:28:00Z">
        <w:r w:rsidRPr="003242D3">
          <w:rPr>
            <w:lang w:val="en-US"/>
          </w:rPr>
          <w:t xml:space="preserve">Liệt kê </w:t>
        </w:r>
        <w:r w:rsidRPr="003242D3">
          <w:rPr>
            <w:b/>
            <w:bCs/>
            <w:lang w:val="en-US"/>
          </w:rPr>
          <w:t>các mạng đích</w:t>
        </w:r>
      </w:ins>
    </w:p>
    <w:p w14:paraId="6CD91597" w14:textId="77777777" w:rsidR="003242D3" w:rsidRPr="003242D3" w:rsidRDefault="003242D3">
      <w:pPr>
        <w:numPr>
          <w:ilvl w:val="1"/>
          <w:numId w:val="147"/>
        </w:numPr>
        <w:spacing w:after="0" w:line="360" w:lineRule="auto"/>
        <w:rPr>
          <w:ins w:id="2291" w:author="Hạnh Nhi" w:date="2025-12-15T02:28:00Z"/>
          <w:lang w:val="en-US"/>
        </w:rPr>
        <w:pPrChange w:id="2292" w:author="Hạnh Nhi" w:date="2025-12-15T02:28:00Z" w16du:dateUtc="2025-12-14T19:28:00Z">
          <w:pPr>
            <w:numPr>
              <w:ilvl w:val="1"/>
              <w:numId w:val="147"/>
            </w:numPr>
            <w:tabs>
              <w:tab w:val="num" w:pos="1440"/>
            </w:tabs>
            <w:ind w:left="1440" w:hanging="360"/>
          </w:pPr>
        </w:pPrChange>
      </w:pPr>
      <w:ins w:id="2293" w:author="Hạnh Nhi" w:date="2025-12-15T02:28:00Z">
        <w:r w:rsidRPr="003242D3">
          <w:rPr>
            <w:lang w:val="en-US"/>
          </w:rPr>
          <w:t xml:space="preserve">Chỉ ra </w:t>
        </w:r>
        <w:r w:rsidRPr="003242D3">
          <w:rPr>
            <w:b/>
            <w:bCs/>
            <w:lang w:val="en-US"/>
          </w:rPr>
          <w:t>đường đi (next hop / interface)</w:t>
        </w:r>
        <w:r w:rsidRPr="003242D3">
          <w:rPr>
            <w:lang w:val="en-US"/>
          </w:rPr>
          <w:t xml:space="preserve"> tốt nhất để đến mạng đó</w:t>
        </w:r>
      </w:ins>
    </w:p>
    <w:p w14:paraId="5F1E3518" w14:textId="77777777" w:rsidR="003242D3" w:rsidRPr="003242D3" w:rsidRDefault="003242D3">
      <w:pPr>
        <w:numPr>
          <w:ilvl w:val="0"/>
          <w:numId w:val="147"/>
        </w:numPr>
        <w:spacing w:after="0" w:line="360" w:lineRule="auto"/>
        <w:rPr>
          <w:ins w:id="2294" w:author="Hạnh Nhi" w:date="2025-12-15T02:28:00Z"/>
          <w:lang w:val="en-US"/>
        </w:rPr>
        <w:pPrChange w:id="2295" w:author="Hạnh Nhi" w:date="2025-12-15T02:28:00Z" w16du:dateUtc="2025-12-14T19:28:00Z">
          <w:pPr>
            <w:numPr>
              <w:numId w:val="147"/>
            </w:numPr>
            <w:tabs>
              <w:tab w:val="num" w:pos="720"/>
            </w:tabs>
            <w:ind w:left="720" w:hanging="360"/>
          </w:pPr>
        </w:pPrChange>
      </w:pPr>
      <w:ins w:id="2296" w:author="Hạnh Nhi" w:date="2025-12-15T02:28:00Z">
        <w:r w:rsidRPr="003242D3">
          <w:rPr>
            <w:lang w:val="en-US"/>
          </w:rPr>
          <w:t>Khi router nhận một gói tin:</w:t>
        </w:r>
      </w:ins>
    </w:p>
    <w:p w14:paraId="24E7C1A5" w14:textId="77777777" w:rsidR="003242D3" w:rsidRPr="003242D3" w:rsidRDefault="003242D3">
      <w:pPr>
        <w:numPr>
          <w:ilvl w:val="1"/>
          <w:numId w:val="148"/>
        </w:numPr>
        <w:spacing w:after="0" w:line="360" w:lineRule="auto"/>
        <w:rPr>
          <w:ins w:id="2297" w:author="Hạnh Nhi" w:date="2025-12-15T02:28:00Z"/>
          <w:lang w:val="en-US"/>
        </w:rPr>
        <w:pPrChange w:id="2298" w:author="Hạnh Nhi" w:date="2025-12-15T02:28:00Z" w16du:dateUtc="2025-12-14T19:28:00Z">
          <w:pPr>
            <w:numPr>
              <w:ilvl w:val="1"/>
              <w:numId w:val="148"/>
            </w:numPr>
          </w:pPr>
        </w:pPrChange>
      </w:pPr>
      <w:ins w:id="2299" w:author="Hạnh Nhi" w:date="2025-12-15T02:28:00Z">
        <w:r w:rsidRPr="003242D3">
          <w:rPr>
            <w:lang w:val="en-US"/>
          </w:rPr>
          <w:t xml:space="preserve">Đọc </w:t>
        </w:r>
        <w:r w:rsidRPr="003242D3">
          <w:rPr>
            <w:b/>
            <w:bCs/>
            <w:lang w:val="en-US"/>
          </w:rPr>
          <w:t>IP đích</w:t>
        </w:r>
      </w:ins>
    </w:p>
    <w:p w14:paraId="69FCAE4E" w14:textId="77777777" w:rsidR="003242D3" w:rsidRPr="003242D3" w:rsidRDefault="003242D3">
      <w:pPr>
        <w:numPr>
          <w:ilvl w:val="1"/>
          <w:numId w:val="148"/>
        </w:numPr>
        <w:spacing w:after="0" w:line="360" w:lineRule="auto"/>
        <w:rPr>
          <w:ins w:id="2300" w:author="Hạnh Nhi" w:date="2025-12-15T02:28:00Z"/>
          <w:lang w:val="en-US"/>
        </w:rPr>
        <w:pPrChange w:id="2301" w:author="Hạnh Nhi" w:date="2025-12-15T02:28:00Z" w16du:dateUtc="2025-12-14T19:28:00Z">
          <w:pPr>
            <w:numPr>
              <w:ilvl w:val="1"/>
              <w:numId w:val="148"/>
            </w:numPr>
          </w:pPr>
        </w:pPrChange>
      </w:pPr>
      <w:ins w:id="2302" w:author="Hạnh Nhi" w:date="2025-12-15T02:28:00Z">
        <w:r w:rsidRPr="003242D3">
          <w:rPr>
            <w:lang w:val="en-US"/>
          </w:rPr>
          <w:t xml:space="preserve">Tra </w:t>
        </w:r>
        <w:r w:rsidRPr="003242D3">
          <w:rPr>
            <w:b/>
            <w:bCs/>
            <w:lang w:val="en-US"/>
          </w:rPr>
          <w:t>routing table</w:t>
        </w:r>
      </w:ins>
    </w:p>
    <w:p w14:paraId="31E35B84" w14:textId="76AEB94F" w:rsidR="003242D3" w:rsidRPr="003242D3" w:rsidRDefault="003242D3">
      <w:pPr>
        <w:numPr>
          <w:ilvl w:val="1"/>
          <w:numId w:val="148"/>
        </w:numPr>
        <w:spacing w:after="0" w:line="360" w:lineRule="auto"/>
        <w:rPr>
          <w:ins w:id="2303" w:author="Hạnh Nhi" w:date="2025-12-15T02:28:00Z"/>
          <w:lang w:val="en-US"/>
        </w:rPr>
        <w:pPrChange w:id="2304" w:author="Hạnh Nhi" w:date="2025-12-15T02:28:00Z" w16du:dateUtc="2025-12-14T19:28:00Z">
          <w:pPr/>
        </w:pPrChange>
      </w:pPr>
      <w:ins w:id="2305" w:author="Hạnh Nhi" w:date="2025-12-15T02:28:00Z">
        <w:r w:rsidRPr="003242D3">
          <w:rPr>
            <w:lang w:val="en-US"/>
          </w:rPr>
          <w:t xml:space="preserve">Chuyển gói ra </w:t>
        </w:r>
        <w:r w:rsidRPr="003242D3">
          <w:rPr>
            <w:b/>
            <w:bCs/>
            <w:lang w:val="en-US"/>
          </w:rPr>
          <w:t>cổng phù hợp</w:t>
        </w:r>
      </w:ins>
    </w:p>
    <w:p w14:paraId="7A3A98D0" w14:textId="77777777" w:rsidR="003242D3" w:rsidRPr="003242D3" w:rsidRDefault="003242D3">
      <w:pPr>
        <w:spacing w:after="0" w:line="360" w:lineRule="auto"/>
        <w:rPr>
          <w:ins w:id="2306" w:author="Hạnh Nhi" w:date="2025-12-15T02:28:00Z"/>
          <w:b/>
          <w:bCs/>
          <w:lang w:val="en-US"/>
        </w:rPr>
        <w:pPrChange w:id="2307" w:author="Hạnh Nhi" w:date="2025-12-15T02:28:00Z" w16du:dateUtc="2025-12-14T19:28:00Z">
          <w:pPr/>
        </w:pPrChange>
      </w:pPr>
      <w:ins w:id="2308" w:author="Hạnh Nhi" w:date="2025-12-15T02:28:00Z">
        <w:r w:rsidRPr="003242D3">
          <w:rPr>
            <w:rFonts w:ascii="Segoe UI Emoji" w:hAnsi="Segoe UI Emoji" w:cs="Segoe UI Emoji"/>
            <w:b/>
            <w:bCs/>
            <w:lang w:val="en-US"/>
          </w:rPr>
          <w:t>📌</w:t>
        </w:r>
        <w:r w:rsidRPr="003242D3">
          <w:rPr>
            <w:b/>
            <w:bCs/>
            <w:lang w:val="en-US"/>
          </w:rPr>
          <w:t xml:space="preserve"> Ghi nhớ nhanh để thi</w:t>
        </w:r>
      </w:ins>
    </w:p>
    <w:p w14:paraId="350556CE" w14:textId="77777777" w:rsidR="003242D3" w:rsidRPr="003242D3" w:rsidRDefault="003242D3">
      <w:pPr>
        <w:numPr>
          <w:ilvl w:val="0"/>
          <w:numId w:val="149"/>
        </w:numPr>
        <w:spacing w:after="0" w:line="360" w:lineRule="auto"/>
        <w:rPr>
          <w:ins w:id="2309" w:author="Hạnh Nhi" w:date="2025-12-15T02:28:00Z"/>
          <w:lang w:val="en-US"/>
        </w:rPr>
        <w:pPrChange w:id="2310" w:author="Hạnh Nhi" w:date="2025-12-15T02:28:00Z" w16du:dateUtc="2025-12-14T19:28:00Z">
          <w:pPr>
            <w:numPr>
              <w:numId w:val="149"/>
            </w:numPr>
            <w:tabs>
              <w:tab w:val="num" w:pos="720"/>
            </w:tabs>
            <w:ind w:left="720" w:hanging="360"/>
          </w:pPr>
        </w:pPrChange>
      </w:pPr>
      <w:ins w:id="2311" w:author="Hạnh Nhi" w:date="2025-12-15T02:28:00Z">
        <w:r w:rsidRPr="003242D3">
          <w:rPr>
            <w:lang w:val="en-US"/>
          </w:rPr>
          <w:t xml:space="preserve">Routing table = </w:t>
        </w:r>
        <w:r w:rsidRPr="003242D3">
          <w:rPr>
            <w:b/>
            <w:bCs/>
            <w:lang w:val="en-US"/>
          </w:rPr>
          <w:t>bản đồ đường đi của router</w:t>
        </w:r>
      </w:ins>
    </w:p>
    <w:p w14:paraId="28DFDE66" w14:textId="77777777" w:rsidR="003242D3" w:rsidRPr="003242D3" w:rsidRDefault="003242D3">
      <w:pPr>
        <w:numPr>
          <w:ilvl w:val="0"/>
          <w:numId w:val="149"/>
        </w:numPr>
        <w:spacing w:after="0" w:line="360" w:lineRule="auto"/>
        <w:rPr>
          <w:ins w:id="2312" w:author="Hạnh Nhi" w:date="2025-12-15T02:28:00Z"/>
          <w:lang w:val="en-US"/>
        </w:rPr>
        <w:pPrChange w:id="2313" w:author="Hạnh Nhi" w:date="2025-12-15T02:28:00Z" w16du:dateUtc="2025-12-14T19:28:00Z">
          <w:pPr>
            <w:numPr>
              <w:numId w:val="149"/>
            </w:numPr>
            <w:tabs>
              <w:tab w:val="num" w:pos="720"/>
            </w:tabs>
            <w:ind w:left="720" w:hanging="360"/>
          </w:pPr>
        </w:pPrChange>
      </w:pPr>
      <w:ins w:id="2314" w:author="Hạnh Nhi" w:date="2025-12-15T02:28:00Z">
        <w:r w:rsidRPr="003242D3">
          <w:rPr>
            <w:lang w:val="en-US"/>
          </w:rPr>
          <w:t xml:space="preserve">Quyết định </w:t>
        </w:r>
        <w:r w:rsidRPr="003242D3">
          <w:rPr>
            <w:b/>
            <w:bCs/>
            <w:lang w:val="en-US"/>
          </w:rPr>
          <w:t>gửi gói tin đi đâu</w:t>
        </w:r>
      </w:ins>
    </w:p>
    <w:p w14:paraId="2F63C66C" w14:textId="77777777" w:rsidR="003242D3" w:rsidRPr="003242D3" w:rsidRDefault="003242D3">
      <w:pPr>
        <w:numPr>
          <w:ilvl w:val="0"/>
          <w:numId w:val="149"/>
        </w:numPr>
        <w:spacing w:after="0" w:line="360" w:lineRule="auto"/>
        <w:rPr>
          <w:ins w:id="2315" w:author="Hạnh Nhi" w:date="2025-12-15T02:28:00Z"/>
          <w:lang w:val="en-US"/>
        </w:rPr>
        <w:pPrChange w:id="2316" w:author="Hạnh Nhi" w:date="2025-12-15T02:28:00Z" w16du:dateUtc="2025-12-14T19:28:00Z">
          <w:pPr>
            <w:numPr>
              <w:numId w:val="149"/>
            </w:numPr>
            <w:tabs>
              <w:tab w:val="num" w:pos="720"/>
            </w:tabs>
            <w:ind w:left="720" w:hanging="360"/>
          </w:pPr>
        </w:pPrChange>
      </w:pPr>
      <w:ins w:id="2317" w:author="Hạnh Nhi" w:date="2025-12-15T02:28:00Z">
        <w:r w:rsidRPr="003242D3">
          <w:rPr>
            <w:lang w:val="en-US"/>
          </w:rPr>
          <w:t xml:space="preserve">Dựa trên </w:t>
        </w:r>
        <w:r w:rsidRPr="003242D3">
          <w:rPr>
            <w:b/>
            <w:bCs/>
            <w:lang w:val="en-US"/>
          </w:rPr>
          <w:t>địa chỉ IP</w:t>
        </w:r>
      </w:ins>
    </w:p>
    <w:p w14:paraId="21BFEF22" w14:textId="77777777" w:rsidR="003242D3" w:rsidRPr="003242D3" w:rsidRDefault="003242D3">
      <w:pPr>
        <w:spacing w:after="0" w:line="360" w:lineRule="auto"/>
        <w:rPr>
          <w:ins w:id="2318" w:author="Hạnh Nhi" w:date="2025-12-15T02:28:00Z"/>
          <w:lang w:val="en-US"/>
        </w:rPr>
        <w:pPrChange w:id="2319" w:author="Hạnh Nhi" w:date="2025-12-15T02:28:00Z" w16du:dateUtc="2025-12-14T19:28:00Z">
          <w:pPr/>
        </w:pPrChange>
      </w:pPr>
      <w:ins w:id="2320" w:author="Hạnh Nhi" w:date="2025-12-15T02:28:00Z">
        <w:r w:rsidRPr="003242D3">
          <w:rPr>
            <w:rFonts w:ascii="Segoe UI Emoji" w:hAnsi="Segoe UI Emoji" w:cs="Segoe UI Emoji"/>
            <w:lang w:val="en-US"/>
          </w:rPr>
          <w:t>👉</w:t>
        </w:r>
        <w:r w:rsidRPr="003242D3">
          <w:rPr>
            <w:lang w:val="en-US"/>
          </w:rPr>
          <w:t xml:space="preserve"> </w:t>
        </w:r>
        <w:r w:rsidRPr="003242D3">
          <w:rPr>
            <w:b/>
            <w:bCs/>
            <w:lang w:val="en-US"/>
          </w:rPr>
          <w:t>Câu nhớ tủ:</w:t>
        </w:r>
      </w:ins>
    </w:p>
    <w:p w14:paraId="5B45B348" w14:textId="77777777" w:rsidR="003242D3" w:rsidRPr="003242D3" w:rsidRDefault="003242D3">
      <w:pPr>
        <w:spacing w:after="0" w:line="360" w:lineRule="auto"/>
        <w:rPr>
          <w:ins w:id="2321" w:author="Hạnh Nhi" w:date="2025-12-15T02:28:00Z"/>
          <w:lang w:val="en-US"/>
        </w:rPr>
        <w:pPrChange w:id="2322" w:author="Hạnh Nhi" w:date="2025-12-15T02:28:00Z" w16du:dateUtc="2025-12-14T19:28:00Z">
          <w:pPr/>
        </w:pPrChange>
      </w:pPr>
      <w:ins w:id="2323" w:author="Hạnh Nhi" w:date="2025-12-15T02:28:00Z">
        <w:r w:rsidRPr="003242D3">
          <w:rPr>
            <w:i/>
            <w:iCs/>
            <w:lang w:val="en-US"/>
          </w:rPr>
          <w:t>Router dùng routing table để biết mạng nào tồn tại và đi đến chúng bằng cách nào.</w:t>
        </w:r>
      </w:ins>
    </w:p>
    <w:p w14:paraId="63264AE7" w14:textId="407BE8A3" w:rsidR="003242D3" w:rsidRDefault="003242D3" w:rsidP="003242D3">
      <w:pPr>
        <w:pStyle w:val="Heading1"/>
        <w:numPr>
          <w:ilvl w:val="0"/>
          <w:numId w:val="137"/>
        </w:numPr>
        <w:jc w:val="left"/>
        <w:rPr>
          <w:ins w:id="2324" w:author="Hạnh Nhi" w:date="2025-12-15T02:29:00Z" w16du:dateUtc="2025-12-14T19:29:00Z"/>
        </w:rPr>
      </w:pPr>
      <w:bookmarkStart w:id="2325" w:name="_Toc216676130"/>
      <w:ins w:id="2326" w:author="Hạnh Nhi" w:date="2025-12-15T02:29:00Z" w16du:dateUtc="2025-12-14T19:29:00Z">
        <w:r w:rsidRPr="003242D3">
          <w:t>Deliver an IP packet</w:t>
        </w:r>
        <w:bookmarkEnd w:id="2325"/>
      </w:ins>
    </w:p>
    <w:p w14:paraId="672DCBCE" w14:textId="23ED3700" w:rsidR="00A16EF9" w:rsidRDefault="00A16EF9" w:rsidP="00A16EF9">
      <w:pPr>
        <w:rPr>
          <w:ins w:id="2327" w:author="Hạnh Nhi" w:date="2025-12-15T02:29:00Z" w16du:dateUtc="2025-12-14T19:29:00Z"/>
        </w:rPr>
      </w:pPr>
      <w:ins w:id="2328" w:author="Hạnh Nhi" w:date="2025-12-15T02:29:00Z" w16du:dateUtc="2025-12-14T19:29:00Z">
        <w:r>
          <w:t>Similar to send a letter through mail delivery service</w:t>
        </w:r>
      </w:ins>
    </w:p>
    <w:p w14:paraId="3F488CB7" w14:textId="1E584B6D" w:rsidR="00A16EF9" w:rsidRDefault="00A16EF9" w:rsidP="00A16EF9">
      <w:pPr>
        <w:rPr>
          <w:ins w:id="2329" w:author="Hạnh Nhi" w:date="2025-12-15T02:29:00Z" w16du:dateUtc="2025-12-14T19:29:00Z"/>
        </w:rPr>
      </w:pPr>
      <w:ins w:id="2330" w:author="Hạnh Nhi" w:date="2025-12-15T02:29:00Z" w16du:dateUtc="2025-12-14T19:29:00Z">
        <w:r>
          <w:t>Key is to know source &amp; destination address</w:t>
        </w:r>
      </w:ins>
    </w:p>
    <w:p w14:paraId="0AE00FC7" w14:textId="417623EF" w:rsidR="00A16EF9" w:rsidRPr="00A16EF9" w:rsidRDefault="00A16EF9" w:rsidP="00A16EF9">
      <w:pPr>
        <w:rPr>
          <w:ins w:id="2331" w:author="Hạnh Nhi" w:date="2025-12-15T02:29:00Z"/>
          <w:rPrChange w:id="2332" w:author="Hạnh Nhi" w:date="2025-12-15T02:29:00Z" w16du:dateUtc="2025-12-14T19:29:00Z">
            <w:rPr>
              <w:ins w:id="2333" w:author="Hạnh Nhi" w:date="2025-12-15T02:29:00Z"/>
              <w:b/>
              <w:bCs/>
              <w:lang w:val="en-US"/>
            </w:rPr>
          </w:rPrChange>
        </w:rPr>
      </w:pPr>
      <w:ins w:id="2334" w:author="Hạnh Nhi" w:date="2025-12-15T02:29:00Z" w16du:dateUtc="2025-12-14T19:29:00Z">
        <w:r>
          <w:t>Host will sent non-local packet to default gateway</w:t>
        </w:r>
      </w:ins>
    </w:p>
    <w:p w14:paraId="50CA0EDF" w14:textId="77777777" w:rsidR="00A16EF9" w:rsidRPr="00A16EF9" w:rsidRDefault="00A16EF9">
      <w:pPr>
        <w:numPr>
          <w:ilvl w:val="0"/>
          <w:numId w:val="150"/>
        </w:numPr>
        <w:spacing w:after="0" w:line="360" w:lineRule="auto"/>
        <w:rPr>
          <w:ins w:id="2335" w:author="Hạnh Nhi" w:date="2025-12-15T02:29:00Z"/>
          <w:lang w:val="en-US"/>
        </w:rPr>
        <w:pPrChange w:id="2336" w:author="Hạnh Nhi" w:date="2025-12-15T02:30:00Z" w16du:dateUtc="2025-12-14T19:30:00Z">
          <w:pPr>
            <w:numPr>
              <w:numId w:val="150"/>
            </w:numPr>
            <w:tabs>
              <w:tab w:val="num" w:pos="720"/>
            </w:tabs>
            <w:ind w:left="720" w:hanging="360"/>
          </w:pPr>
        </w:pPrChange>
      </w:pPr>
      <w:ins w:id="2337" w:author="Hạnh Nhi" w:date="2025-12-15T02:29:00Z">
        <w:r w:rsidRPr="00A16EF9">
          <w:rPr>
            <w:lang w:val="en-US"/>
            <w:rPrChange w:id="2338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Similar to send a letter through mail delivery service</w:t>
        </w:r>
        <w:r w:rsidRPr="00A16EF9">
          <w:rPr>
            <w:lang w:val="en-US"/>
          </w:rPr>
          <w:br/>
          <w:t xml:space="preserve">→ </w:t>
        </w:r>
        <w:r w:rsidRPr="00A16EF9">
          <w:rPr>
            <w:lang w:val="en-US"/>
            <w:rPrChange w:id="2339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Tương tự như gửi một lá thư qua dịch vụ bưu điện</w:t>
        </w:r>
      </w:ins>
    </w:p>
    <w:p w14:paraId="72A96916" w14:textId="77777777" w:rsidR="00A16EF9" w:rsidRPr="00A16EF9" w:rsidRDefault="00A16EF9">
      <w:pPr>
        <w:numPr>
          <w:ilvl w:val="0"/>
          <w:numId w:val="150"/>
        </w:numPr>
        <w:spacing w:after="0" w:line="360" w:lineRule="auto"/>
        <w:rPr>
          <w:ins w:id="2340" w:author="Hạnh Nhi" w:date="2025-12-15T02:29:00Z"/>
          <w:lang w:val="en-US"/>
        </w:rPr>
        <w:pPrChange w:id="2341" w:author="Hạnh Nhi" w:date="2025-12-15T02:30:00Z" w16du:dateUtc="2025-12-14T19:30:00Z">
          <w:pPr>
            <w:numPr>
              <w:numId w:val="150"/>
            </w:numPr>
            <w:tabs>
              <w:tab w:val="num" w:pos="720"/>
            </w:tabs>
            <w:ind w:left="720" w:hanging="360"/>
          </w:pPr>
        </w:pPrChange>
      </w:pPr>
      <w:ins w:id="2342" w:author="Hạnh Nhi" w:date="2025-12-15T02:29:00Z">
        <w:r w:rsidRPr="00A16EF9">
          <w:rPr>
            <w:lang w:val="en-US"/>
            <w:rPrChange w:id="2343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Key is to know source &amp; destination address</w:t>
        </w:r>
        <w:r w:rsidRPr="00A16EF9">
          <w:rPr>
            <w:lang w:val="en-US"/>
          </w:rPr>
          <w:br/>
          <w:t xml:space="preserve">→ </w:t>
        </w:r>
        <w:r w:rsidRPr="00A16EF9">
          <w:rPr>
            <w:lang w:val="en-US"/>
            <w:rPrChange w:id="2344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Điều quan trọng là phải biết địa chỉ nguồn và địa chỉ đích</w:t>
        </w:r>
      </w:ins>
    </w:p>
    <w:p w14:paraId="47C86B44" w14:textId="0100F9BE" w:rsidR="00A16EF9" w:rsidRPr="00A16EF9" w:rsidRDefault="00A16EF9">
      <w:pPr>
        <w:numPr>
          <w:ilvl w:val="0"/>
          <w:numId w:val="150"/>
        </w:numPr>
        <w:spacing w:after="0" w:line="360" w:lineRule="auto"/>
        <w:rPr>
          <w:ins w:id="2345" w:author="Hạnh Nhi" w:date="2025-12-15T02:29:00Z"/>
          <w:lang w:val="en-US"/>
        </w:rPr>
        <w:pPrChange w:id="2346" w:author="Hạnh Nhi" w:date="2025-12-15T02:30:00Z" w16du:dateUtc="2025-12-14T19:30:00Z">
          <w:pPr/>
        </w:pPrChange>
      </w:pPr>
      <w:ins w:id="2347" w:author="Hạnh Nhi" w:date="2025-12-15T02:29:00Z">
        <w:r w:rsidRPr="00A16EF9">
          <w:rPr>
            <w:lang w:val="en-US"/>
            <w:rPrChange w:id="2348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Host will send non-local packet to default gateway</w:t>
        </w:r>
        <w:r w:rsidRPr="00A16EF9">
          <w:rPr>
            <w:lang w:val="en-US"/>
          </w:rPr>
          <w:br/>
          <w:t xml:space="preserve">→ </w:t>
        </w:r>
        <w:r w:rsidRPr="00A16EF9">
          <w:rPr>
            <w:lang w:val="en-US"/>
            <w:rPrChange w:id="2349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Host sẽ gửi các gói tin không thuộc mạng cục bộ đến default gateway</w:t>
        </w:r>
      </w:ins>
    </w:p>
    <w:p w14:paraId="6EC7D862" w14:textId="77777777" w:rsidR="00A16EF9" w:rsidRPr="00A16EF9" w:rsidRDefault="00A16EF9">
      <w:pPr>
        <w:spacing w:after="0" w:line="360" w:lineRule="auto"/>
        <w:rPr>
          <w:ins w:id="2350" w:author="Hạnh Nhi" w:date="2025-12-15T02:29:00Z"/>
          <w:lang w:val="en-US"/>
          <w:rPrChange w:id="2351" w:author="Hạnh Nhi" w:date="2025-12-15T02:30:00Z" w16du:dateUtc="2025-12-14T19:30:00Z">
            <w:rPr>
              <w:ins w:id="2352" w:author="Hạnh Nhi" w:date="2025-12-15T02:29:00Z"/>
              <w:b/>
              <w:bCs/>
              <w:lang w:val="en-US"/>
            </w:rPr>
          </w:rPrChange>
        </w:rPr>
        <w:pPrChange w:id="2353" w:author="Hạnh Nhi" w:date="2025-12-15T02:30:00Z" w16du:dateUtc="2025-12-14T19:30:00Z">
          <w:pPr/>
        </w:pPrChange>
      </w:pPr>
      <w:ins w:id="2354" w:author="Hạnh Nhi" w:date="2025-12-15T02:29:00Z">
        <w:r w:rsidRPr="00A16EF9">
          <w:rPr>
            <w:rFonts w:ascii="Segoe UI Emoji" w:hAnsi="Segoe UI Emoji" w:cs="Segoe UI Emoji"/>
            <w:lang w:val="en-US"/>
            <w:rPrChange w:id="2355" w:author="Hạnh Nhi" w:date="2025-12-15T02:30:00Z" w16du:dateUtc="2025-12-14T19:30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🧠</w:t>
        </w:r>
        <w:r w:rsidRPr="00A16EF9">
          <w:rPr>
            <w:lang w:val="en-US"/>
            <w:rPrChange w:id="2356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 xml:space="preserve"> Giải thích</w:t>
        </w:r>
      </w:ins>
    </w:p>
    <w:p w14:paraId="03C508CA" w14:textId="77777777" w:rsidR="00A16EF9" w:rsidRPr="00A16EF9" w:rsidRDefault="00A16EF9">
      <w:pPr>
        <w:numPr>
          <w:ilvl w:val="0"/>
          <w:numId w:val="151"/>
        </w:numPr>
        <w:spacing w:after="0" w:line="360" w:lineRule="auto"/>
        <w:rPr>
          <w:ins w:id="2357" w:author="Hạnh Nhi" w:date="2025-12-15T02:29:00Z"/>
          <w:lang w:val="en-US"/>
        </w:rPr>
        <w:pPrChange w:id="2358" w:author="Hạnh Nhi" w:date="2025-12-15T02:30:00Z" w16du:dateUtc="2025-12-14T19:30:00Z">
          <w:pPr>
            <w:numPr>
              <w:numId w:val="151"/>
            </w:numPr>
            <w:tabs>
              <w:tab w:val="num" w:pos="720"/>
            </w:tabs>
            <w:ind w:left="720" w:hanging="360"/>
          </w:pPr>
        </w:pPrChange>
      </w:pPr>
      <w:ins w:id="2359" w:author="Hạnh Nhi" w:date="2025-12-15T02:29:00Z">
        <w:r w:rsidRPr="00A16EF9">
          <w:rPr>
            <w:lang w:val="en-US"/>
          </w:rPr>
          <w:lastRenderedPageBreak/>
          <w:t>Gửi dữ liệu trong mạng giống như gửi thư:</w:t>
        </w:r>
      </w:ins>
    </w:p>
    <w:p w14:paraId="38EED120" w14:textId="77777777" w:rsidR="00A16EF9" w:rsidRPr="00A16EF9" w:rsidRDefault="00A16EF9">
      <w:pPr>
        <w:numPr>
          <w:ilvl w:val="1"/>
          <w:numId w:val="151"/>
        </w:numPr>
        <w:spacing w:after="0" w:line="360" w:lineRule="auto"/>
        <w:rPr>
          <w:ins w:id="2360" w:author="Hạnh Nhi" w:date="2025-12-15T02:29:00Z"/>
          <w:lang w:val="en-US"/>
        </w:rPr>
        <w:pPrChange w:id="2361" w:author="Hạnh Nhi" w:date="2025-12-15T02:30:00Z" w16du:dateUtc="2025-12-14T19:30:00Z">
          <w:pPr>
            <w:numPr>
              <w:ilvl w:val="1"/>
              <w:numId w:val="151"/>
            </w:numPr>
            <w:tabs>
              <w:tab w:val="num" w:pos="1440"/>
            </w:tabs>
            <w:ind w:left="1440" w:hanging="360"/>
          </w:pPr>
        </w:pPrChange>
      </w:pPr>
      <w:ins w:id="2362" w:author="Hạnh Nhi" w:date="2025-12-15T02:29:00Z">
        <w:r w:rsidRPr="00A16EF9">
          <w:rPr>
            <w:lang w:val="en-US"/>
            <w:rPrChange w:id="2363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Địa chỉ nguồn</w:t>
        </w:r>
        <w:r w:rsidRPr="00A16EF9">
          <w:rPr>
            <w:lang w:val="en-US"/>
          </w:rPr>
          <w:t>: người gửi</w:t>
        </w:r>
      </w:ins>
    </w:p>
    <w:p w14:paraId="3CD984C1" w14:textId="77777777" w:rsidR="00A16EF9" w:rsidRPr="00A16EF9" w:rsidRDefault="00A16EF9">
      <w:pPr>
        <w:numPr>
          <w:ilvl w:val="1"/>
          <w:numId w:val="151"/>
        </w:numPr>
        <w:spacing w:after="0" w:line="360" w:lineRule="auto"/>
        <w:rPr>
          <w:ins w:id="2364" w:author="Hạnh Nhi" w:date="2025-12-15T02:29:00Z"/>
          <w:lang w:val="en-US"/>
        </w:rPr>
        <w:pPrChange w:id="2365" w:author="Hạnh Nhi" w:date="2025-12-15T02:30:00Z" w16du:dateUtc="2025-12-14T19:30:00Z">
          <w:pPr>
            <w:numPr>
              <w:ilvl w:val="1"/>
              <w:numId w:val="151"/>
            </w:numPr>
            <w:tabs>
              <w:tab w:val="num" w:pos="1440"/>
            </w:tabs>
            <w:ind w:left="1440" w:hanging="360"/>
          </w:pPr>
        </w:pPrChange>
      </w:pPr>
      <w:ins w:id="2366" w:author="Hạnh Nhi" w:date="2025-12-15T02:29:00Z">
        <w:r w:rsidRPr="00A16EF9">
          <w:rPr>
            <w:lang w:val="en-US"/>
            <w:rPrChange w:id="2367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Địa chỉ đích</w:t>
        </w:r>
        <w:r w:rsidRPr="00A16EF9">
          <w:rPr>
            <w:lang w:val="en-US"/>
          </w:rPr>
          <w:t>: người nhận</w:t>
        </w:r>
      </w:ins>
    </w:p>
    <w:p w14:paraId="7FC6A891" w14:textId="77777777" w:rsidR="00A16EF9" w:rsidRPr="00A16EF9" w:rsidRDefault="00A16EF9">
      <w:pPr>
        <w:numPr>
          <w:ilvl w:val="0"/>
          <w:numId w:val="151"/>
        </w:numPr>
        <w:spacing w:after="0" w:line="360" w:lineRule="auto"/>
        <w:rPr>
          <w:ins w:id="2368" w:author="Hạnh Nhi" w:date="2025-12-15T02:29:00Z"/>
          <w:lang w:val="en-US"/>
        </w:rPr>
        <w:pPrChange w:id="2369" w:author="Hạnh Nhi" w:date="2025-12-15T02:30:00Z" w16du:dateUtc="2025-12-14T19:30:00Z">
          <w:pPr>
            <w:numPr>
              <w:numId w:val="151"/>
            </w:numPr>
            <w:tabs>
              <w:tab w:val="num" w:pos="720"/>
            </w:tabs>
            <w:ind w:left="720" w:hanging="360"/>
          </w:pPr>
        </w:pPrChange>
      </w:pPr>
      <w:ins w:id="2370" w:author="Hạnh Nhi" w:date="2025-12-15T02:29:00Z">
        <w:r w:rsidRPr="00A16EF9">
          <w:rPr>
            <w:lang w:val="en-US"/>
          </w:rPr>
          <w:t xml:space="preserve">Nếu đích </w:t>
        </w:r>
        <w:r w:rsidRPr="00A16EF9">
          <w:rPr>
            <w:lang w:val="en-US"/>
            <w:rPrChange w:id="2371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không cùng mạng (non-local)</w:t>
        </w:r>
        <w:r w:rsidRPr="00A16EF9">
          <w:rPr>
            <w:lang w:val="en-US"/>
          </w:rPr>
          <w:t>:</w:t>
        </w:r>
      </w:ins>
    </w:p>
    <w:p w14:paraId="033DB552" w14:textId="77777777" w:rsidR="00A16EF9" w:rsidRPr="00A16EF9" w:rsidRDefault="00A16EF9">
      <w:pPr>
        <w:numPr>
          <w:ilvl w:val="1"/>
          <w:numId w:val="151"/>
        </w:numPr>
        <w:spacing w:after="0" w:line="360" w:lineRule="auto"/>
        <w:rPr>
          <w:ins w:id="2372" w:author="Hạnh Nhi" w:date="2025-12-15T02:29:00Z"/>
          <w:lang w:val="en-US"/>
        </w:rPr>
        <w:pPrChange w:id="2373" w:author="Hạnh Nhi" w:date="2025-12-15T02:30:00Z" w16du:dateUtc="2025-12-14T19:30:00Z">
          <w:pPr>
            <w:numPr>
              <w:ilvl w:val="1"/>
              <w:numId w:val="151"/>
            </w:numPr>
            <w:tabs>
              <w:tab w:val="num" w:pos="1440"/>
            </w:tabs>
            <w:ind w:left="1440" w:hanging="360"/>
          </w:pPr>
        </w:pPrChange>
      </w:pPr>
      <w:ins w:id="2374" w:author="Hạnh Nhi" w:date="2025-12-15T02:29:00Z">
        <w:r w:rsidRPr="00A16EF9">
          <w:rPr>
            <w:lang w:val="en-US"/>
          </w:rPr>
          <w:t xml:space="preserve">Host </w:t>
        </w:r>
        <w:r w:rsidRPr="00A16EF9">
          <w:rPr>
            <w:lang w:val="en-US"/>
            <w:rPrChange w:id="2375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không gửi trực tiếp</w:t>
        </w:r>
      </w:ins>
    </w:p>
    <w:p w14:paraId="7161BAF7" w14:textId="77777777" w:rsidR="00A16EF9" w:rsidRPr="00A16EF9" w:rsidRDefault="00A16EF9">
      <w:pPr>
        <w:numPr>
          <w:ilvl w:val="1"/>
          <w:numId w:val="151"/>
        </w:numPr>
        <w:spacing w:after="0" w:line="360" w:lineRule="auto"/>
        <w:rPr>
          <w:ins w:id="2376" w:author="Hạnh Nhi" w:date="2025-12-15T02:29:00Z"/>
          <w:lang w:val="en-US"/>
        </w:rPr>
        <w:pPrChange w:id="2377" w:author="Hạnh Nhi" w:date="2025-12-15T02:30:00Z" w16du:dateUtc="2025-12-14T19:30:00Z">
          <w:pPr>
            <w:numPr>
              <w:ilvl w:val="1"/>
              <w:numId w:val="151"/>
            </w:numPr>
            <w:tabs>
              <w:tab w:val="num" w:pos="1440"/>
            </w:tabs>
            <w:ind w:left="1440" w:hanging="360"/>
          </w:pPr>
        </w:pPrChange>
      </w:pPr>
      <w:ins w:id="2378" w:author="Hạnh Nhi" w:date="2025-12-15T02:29:00Z">
        <w:r w:rsidRPr="00A16EF9">
          <w:rPr>
            <w:lang w:val="en-US"/>
          </w:rPr>
          <w:t xml:space="preserve">Mà chuyển gói tin cho </w:t>
        </w:r>
        <w:r w:rsidRPr="00A16EF9">
          <w:rPr>
            <w:lang w:val="en-US"/>
            <w:rPrChange w:id="2379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default gateway (router)</w:t>
        </w:r>
      </w:ins>
    </w:p>
    <w:p w14:paraId="59AD0827" w14:textId="7B435EA1" w:rsidR="00A16EF9" w:rsidRPr="00A16EF9" w:rsidRDefault="00A16EF9">
      <w:pPr>
        <w:numPr>
          <w:ilvl w:val="0"/>
          <w:numId w:val="151"/>
        </w:numPr>
        <w:spacing w:after="0" w:line="360" w:lineRule="auto"/>
        <w:rPr>
          <w:ins w:id="2380" w:author="Hạnh Nhi" w:date="2025-12-15T02:29:00Z"/>
          <w:lang w:val="en-US"/>
        </w:rPr>
        <w:pPrChange w:id="2381" w:author="Hạnh Nhi" w:date="2025-12-15T02:30:00Z" w16du:dateUtc="2025-12-14T19:30:00Z">
          <w:pPr/>
        </w:pPrChange>
      </w:pPr>
      <w:ins w:id="2382" w:author="Hạnh Nhi" w:date="2025-12-15T02:29:00Z">
        <w:r w:rsidRPr="00A16EF9">
          <w:rPr>
            <w:lang w:val="en-US"/>
          </w:rPr>
          <w:t xml:space="preserve">Router sẽ tiếp tục </w:t>
        </w:r>
        <w:r w:rsidRPr="00A16EF9">
          <w:rPr>
            <w:lang w:val="en-US"/>
            <w:rPrChange w:id="2383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định tuyến</w:t>
        </w:r>
        <w:r w:rsidRPr="00A16EF9">
          <w:rPr>
            <w:lang w:val="en-US"/>
          </w:rPr>
          <w:t xml:space="preserve"> gói tin đến mạng đích</w:t>
        </w:r>
      </w:ins>
    </w:p>
    <w:p w14:paraId="5E1EA22C" w14:textId="77777777" w:rsidR="00A16EF9" w:rsidRPr="00A16EF9" w:rsidRDefault="00A16EF9">
      <w:pPr>
        <w:spacing w:after="0" w:line="360" w:lineRule="auto"/>
        <w:rPr>
          <w:ins w:id="2384" w:author="Hạnh Nhi" w:date="2025-12-15T02:29:00Z"/>
          <w:lang w:val="en-US"/>
          <w:rPrChange w:id="2385" w:author="Hạnh Nhi" w:date="2025-12-15T02:30:00Z" w16du:dateUtc="2025-12-14T19:30:00Z">
            <w:rPr>
              <w:ins w:id="2386" w:author="Hạnh Nhi" w:date="2025-12-15T02:29:00Z"/>
              <w:b/>
              <w:bCs/>
              <w:lang w:val="en-US"/>
            </w:rPr>
          </w:rPrChange>
        </w:rPr>
        <w:pPrChange w:id="2387" w:author="Hạnh Nhi" w:date="2025-12-15T02:30:00Z" w16du:dateUtc="2025-12-14T19:30:00Z">
          <w:pPr/>
        </w:pPrChange>
      </w:pPr>
      <w:ins w:id="2388" w:author="Hạnh Nhi" w:date="2025-12-15T02:29:00Z">
        <w:r w:rsidRPr="00A16EF9">
          <w:rPr>
            <w:rFonts w:ascii="Segoe UI Emoji" w:hAnsi="Segoe UI Emoji" w:cs="Segoe UI Emoji"/>
            <w:lang w:val="en-US"/>
            <w:rPrChange w:id="2389" w:author="Hạnh Nhi" w:date="2025-12-15T02:30:00Z" w16du:dateUtc="2025-12-14T19:30:00Z">
              <w:rPr>
                <w:rFonts w:ascii="Segoe UI Emoji" w:hAnsi="Segoe UI Emoji" w:cs="Segoe UI Emoji"/>
                <w:b/>
                <w:bCs/>
                <w:lang w:val="en-US"/>
              </w:rPr>
            </w:rPrChange>
          </w:rPr>
          <w:t>📌</w:t>
        </w:r>
        <w:r w:rsidRPr="00A16EF9">
          <w:rPr>
            <w:lang w:val="en-US"/>
            <w:rPrChange w:id="2390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 xml:space="preserve"> Ghi nhớ nhanh để thi</w:t>
        </w:r>
      </w:ins>
    </w:p>
    <w:p w14:paraId="5840624D" w14:textId="77777777" w:rsidR="00A16EF9" w:rsidRPr="00A16EF9" w:rsidRDefault="00A16EF9">
      <w:pPr>
        <w:numPr>
          <w:ilvl w:val="0"/>
          <w:numId w:val="152"/>
        </w:numPr>
        <w:spacing w:after="0" w:line="360" w:lineRule="auto"/>
        <w:rPr>
          <w:ins w:id="2391" w:author="Hạnh Nhi" w:date="2025-12-15T02:29:00Z"/>
          <w:lang w:val="en-US"/>
        </w:rPr>
        <w:pPrChange w:id="2392" w:author="Hạnh Nhi" w:date="2025-12-15T02:30:00Z" w16du:dateUtc="2025-12-14T19:30:00Z">
          <w:pPr>
            <w:numPr>
              <w:numId w:val="152"/>
            </w:numPr>
            <w:tabs>
              <w:tab w:val="num" w:pos="720"/>
            </w:tabs>
            <w:ind w:left="720" w:hanging="360"/>
          </w:pPr>
        </w:pPrChange>
      </w:pPr>
      <w:ins w:id="2393" w:author="Hạnh Nhi" w:date="2025-12-15T02:29:00Z">
        <w:r w:rsidRPr="00A16EF9">
          <w:rPr>
            <w:lang w:val="en-US"/>
            <w:rPrChange w:id="2394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Local</w:t>
        </w:r>
        <w:r w:rsidRPr="00A16EF9">
          <w:rPr>
            <w:lang w:val="en-US"/>
          </w:rPr>
          <w:t xml:space="preserve"> → gửi trực tiếp</w:t>
        </w:r>
      </w:ins>
    </w:p>
    <w:p w14:paraId="39080887" w14:textId="77777777" w:rsidR="00A16EF9" w:rsidRPr="00A16EF9" w:rsidRDefault="00A16EF9">
      <w:pPr>
        <w:numPr>
          <w:ilvl w:val="0"/>
          <w:numId w:val="152"/>
        </w:numPr>
        <w:spacing w:after="0" w:line="360" w:lineRule="auto"/>
        <w:rPr>
          <w:ins w:id="2395" w:author="Hạnh Nhi" w:date="2025-12-15T02:29:00Z"/>
          <w:lang w:val="en-US"/>
        </w:rPr>
        <w:pPrChange w:id="2396" w:author="Hạnh Nhi" w:date="2025-12-15T02:30:00Z" w16du:dateUtc="2025-12-14T19:30:00Z">
          <w:pPr>
            <w:numPr>
              <w:numId w:val="152"/>
            </w:numPr>
            <w:tabs>
              <w:tab w:val="num" w:pos="720"/>
            </w:tabs>
            <w:ind w:left="720" w:hanging="360"/>
          </w:pPr>
        </w:pPrChange>
      </w:pPr>
      <w:ins w:id="2397" w:author="Hạnh Nhi" w:date="2025-12-15T02:29:00Z">
        <w:r w:rsidRPr="00A16EF9">
          <w:rPr>
            <w:lang w:val="en-US"/>
            <w:rPrChange w:id="2398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Non-local</w:t>
        </w:r>
        <w:r w:rsidRPr="00A16EF9">
          <w:rPr>
            <w:lang w:val="en-US"/>
          </w:rPr>
          <w:t xml:space="preserve"> → gửi qua </w:t>
        </w:r>
        <w:r w:rsidRPr="00A16EF9">
          <w:rPr>
            <w:lang w:val="en-US"/>
            <w:rPrChange w:id="2399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default gateway</w:t>
        </w:r>
      </w:ins>
    </w:p>
    <w:p w14:paraId="043BF3BF" w14:textId="77777777" w:rsidR="00A16EF9" w:rsidRPr="00A16EF9" w:rsidRDefault="00A16EF9">
      <w:pPr>
        <w:numPr>
          <w:ilvl w:val="0"/>
          <w:numId w:val="152"/>
        </w:numPr>
        <w:spacing w:after="0" w:line="360" w:lineRule="auto"/>
        <w:rPr>
          <w:ins w:id="2400" w:author="Hạnh Nhi" w:date="2025-12-15T02:29:00Z"/>
          <w:lang w:val="en-US"/>
        </w:rPr>
        <w:pPrChange w:id="2401" w:author="Hạnh Nhi" w:date="2025-12-15T02:30:00Z" w16du:dateUtc="2025-12-14T19:30:00Z">
          <w:pPr>
            <w:numPr>
              <w:numId w:val="152"/>
            </w:numPr>
            <w:tabs>
              <w:tab w:val="num" w:pos="720"/>
            </w:tabs>
            <w:ind w:left="720" w:hanging="360"/>
          </w:pPr>
        </w:pPrChange>
      </w:pPr>
      <w:ins w:id="2402" w:author="Hạnh Nhi" w:date="2025-12-15T02:29:00Z">
        <w:r w:rsidRPr="00A16EF9">
          <w:rPr>
            <w:lang w:val="en-US"/>
            <w:rPrChange w:id="2403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Default gateway = cửa ra mạng khác</w:t>
        </w:r>
      </w:ins>
    </w:p>
    <w:p w14:paraId="0B028B8E" w14:textId="77777777" w:rsidR="00A16EF9" w:rsidRPr="00A16EF9" w:rsidRDefault="00A16EF9">
      <w:pPr>
        <w:spacing w:after="0" w:line="360" w:lineRule="auto"/>
        <w:rPr>
          <w:ins w:id="2404" w:author="Hạnh Nhi" w:date="2025-12-15T02:29:00Z"/>
          <w:lang w:val="en-US"/>
        </w:rPr>
        <w:pPrChange w:id="2405" w:author="Hạnh Nhi" w:date="2025-12-15T02:30:00Z" w16du:dateUtc="2025-12-14T19:30:00Z">
          <w:pPr/>
        </w:pPrChange>
      </w:pPr>
      <w:ins w:id="2406" w:author="Hạnh Nhi" w:date="2025-12-15T02:29:00Z">
        <w:r w:rsidRPr="00A16EF9">
          <w:rPr>
            <w:rFonts w:ascii="Segoe UI Emoji" w:hAnsi="Segoe UI Emoji" w:cs="Segoe UI Emoji"/>
            <w:lang w:val="en-US"/>
          </w:rPr>
          <w:t>👉</w:t>
        </w:r>
        <w:r w:rsidRPr="00A16EF9">
          <w:rPr>
            <w:lang w:val="en-US"/>
          </w:rPr>
          <w:t xml:space="preserve"> </w:t>
        </w:r>
        <w:r w:rsidRPr="00A16EF9">
          <w:rPr>
            <w:lang w:val="en-US"/>
            <w:rPrChange w:id="2407" w:author="Hạnh Nhi" w:date="2025-12-15T02:30:00Z" w16du:dateUtc="2025-12-14T19:30:00Z">
              <w:rPr>
                <w:b/>
                <w:bCs/>
                <w:lang w:val="en-US"/>
              </w:rPr>
            </w:rPrChange>
          </w:rPr>
          <w:t>Câu nhớ tủ:</w:t>
        </w:r>
      </w:ins>
    </w:p>
    <w:p w14:paraId="7BB07DA8" w14:textId="77777777" w:rsidR="00A16EF9" w:rsidRPr="00A16EF9" w:rsidRDefault="00A16EF9">
      <w:pPr>
        <w:spacing w:after="0" w:line="360" w:lineRule="auto"/>
        <w:rPr>
          <w:ins w:id="2408" w:author="Hạnh Nhi" w:date="2025-12-15T02:29:00Z"/>
          <w:lang w:val="en-US"/>
        </w:rPr>
        <w:pPrChange w:id="2409" w:author="Hạnh Nhi" w:date="2025-12-15T02:30:00Z" w16du:dateUtc="2025-12-14T19:30:00Z">
          <w:pPr/>
        </w:pPrChange>
      </w:pPr>
      <w:ins w:id="2410" w:author="Hạnh Nhi" w:date="2025-12-15T02:29:00Z">
        <w:r w:rsidRPr="00A16EF9">
          <w:rPr>
            <w:i/>
            <w:iCs/>
            <w:lang w:val="en-US"/>
          </w:rPr>
          <w:t>Gói tin ra ngoài mạng phải đi qua default gateway, giống như gửi thư phải qua bưu điện.</w:t>
        </w:r>
      </w:ins>
    </w:p>
    <w:p w14:paraId="2318ABA0" w14:textId="16973373" w:rsidR="00A16EF9" w:rsidRDefault="00A16EF9" w:rsidP="00A16EF9">
      <w:pPr>
        <w:pStyle w:val="Heading1"/>
        <w:numPr>
          <w:ilvl w:val="0"/>
          <w:numId w:val="137"/>
        </w:numPr>
        <w:jc w:val="left"/>
        <w:rPr>
          <w:ins w:id="2411" w:author="Hạnh Nhi" w:date="2025-12-15T02:31:00Z" w16du:dateUtc="2025-12-14T19:31:00Z"/>
        </w:rPr>
      </w:pPr>
      <w:bookmarkStart w:id="2412" w:name="_Toc216676131"/>
      <w:ins w:id="2413" w:author="Hạnh Nhi" w:date="2025-12-15T02:30:00Z" w16du:dateUtc="2025-12-14T19:30:00Z">
        <w:r w:rsidRPr="00A16EF9">
          <w:t>Packet delivery</w:t>
        </w:r>
      </w:ins>
      <w:bookmarkEnd w:id="2412"/>
    </w:p>
    <w:p w14:paraId="3FE5E575" w14:textId="1DFFD989" w:rsidR="00A16EF9" w:rsidRDefault="00A16EF9" w:rsidP="00A16EF9">
      <w:pPr>
        <w:rPr>
          <w:ins w:id="2414" w:author="Hạnh Nhi" w:date="2025-12-15T02:31:00Z" w16du:dateUtc="2025-12-14T19:31:00Z"/>
        </w:rPr>
      </w:pPr>
      <w:ins w:id="2415" w:author="Hạnh Nhi" w:date="2025-12-15T02:31:00Z" w16du:dateUtc="2025-12-14T19:31:00Z">
        <w:r w:rsidRPr="00A16EF9">
          <w:rPr>
            <w:noProof/>
          </w:rPr>
          <w:drawing>
            <wp:inline distT="0" distB="0" distL="0" distR="0" wp14:anchorId="7B490E4B" wp14:editId="75BBE62C">
              <wp:extent cx="4851400" cy="2256104"/>
              <wp:effectExtent l="0" t="0" r="6350" b="0"/>
              <wp:docPr id="304630112" name="Picture 1" descr="A computer screen shot of a data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4630112" name="Picture 1" descr="A computer screen shot of a data&#10;&#10;AI-generated content may be incorrect."/>
                      <pic:cNvPicPr/>
                    </pic:nvPicPr>
                    <pic:blipFill>
                      <a:blip r:embed="rId10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57128" cy="22587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8A20F18" w14:textId="54171834" w:rsidR="00055074" w:rsidRDefault="00055074" w:rsidP="00055074">
      <w:pPr>
        <w:pStyle w:val="Heading1"/>
        <w:numPr>
          <w:ilvl w:val="0"/>
          <w:numId w:val="137"/>
        </w:numPr>
        <w:jc w:val="left"/>
        <w:rPr>
          <w:ins w:id="2416" w:author="Hạnh Nhi" w:date="2025-12-15T02:31:00Z" w16du:dateUtc="2025-12-14T19:31:00Z"/>
        </w:rPr>
      </w:pPr>
      <w:bookmarkStart w:id="2417" w:name="_Toc216676132"/>
      <w:ins w:id="2418" w:author="Hạnh Nhi" w:date="2025-12-15T02:31:00Z" w16du:dateUtc="2025-12-14T19:31:00Z">
        <w:r w:rsidRPr="00055074">
          <w:t>Default gateway</w:t>
        </w:r>
        <w:bookmarkEnd w:id="2417"/>
      </w:ins>
    </w:p>
    <w:p w14:paraId="2C8A8A9A" w14:textId="5B6304D3" w:rsidR="00055074" w:rsidRDefault="00055074" w:rsidP="00055074">
      <w:pPr>
        <w:pBdr>
          <w:bottom w:val="single" w:sz="6" w:space="1" w:color="auto"/>
        </w:pBdr>
        <w:rPr>
          <w:ins w:id="2419" w:author="Hạnh Nhi" w:date="2025-12-15T07:11:00Z" w16du:dateUtc="2025-12-15T00:11:00Z"/>
          <w:lang w:val="en-US"/>
        </w:rPr>
      </w:pPr>
      <w:ins w:id="2420" w:author="Hạnh Nhi" w:date="2025-12-15T02:31:00Z" w16du:dateUtc="2025-12-14T19:31:00Z">
        <w:r w:rsidRPr="00055074">
          <w:rPr>
            <w:noProof/>
          </w:rPr>
          <w:drawing>
            <wp:inline distT="0" distB="0" distL="0" distR="0" wp14:anchorId="00BCEA66" wp14:editId="13C7B978">
              <wp:extent cx="5112879" cy="2228850"/>
              <wp:effectExtent l="0" t="0" r="0" b="0"/>
              <wp:docPr id="989713498" name="Picture 1" descr="A computer screen 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89713498" name="Picture 1" descr="A computer screen shot of a computer&#10;&#10;AI-generated content may be incorrect."/>
                      <pic:cNvPicPr/>
                    </pic:nvPicPr>
                    <pic:blipFill>
                      <a:blip r:embed="rId10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25470" cy="22343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5E46FEA" w14:textId="77777777" w:rsidR="004D1947" w:rsidRDefault="004D1947" w:rsidP="004D1947">
      <w:pPr>
        <w:pStyle w:val="Heading1"/>
        <w:rPr>
          <w:ins w:id="2421" w:author="Hạnh Nhi" w:date="2025-12-15T07:12:00Z" w16du:dateUtc="2025-12-15T00:12:00Z"/>
          <w:lang w:val="en-US"/>
        </w:rPr>
      </w:pPr>
      <w:bookmarkStart w:id="2422" w:name="_Toc216676133"/>
      <w:ins w:id="2423" w:author="Hạnh Nhi" w:date="2025-12-15T07:11:00Z" w16du:dateUtc="2025-12-15T00:11:00Z">
        <w:r>
          <w:rPr>
            <w:lang w:val="en-US"/>
          </w:rPr>
          <w:t>Chapter 5</w:t>
        </w:r>
      </w:ins>
      <w:ins w:id="2424" w:author="Hạnh Nhi" w:date="2025-12-15T07:12:00Z" w16du:dateUtc="2025-12-15T00:12:00Z">
        <w:r>
          <w:rPr>
            <w:lang w:val="en-US"/>
          </w:rPr>
          <w:t xml:space="preserve">: </w:t>
        </w:r>
        <w:r w:rsidRPr="004D1947">
          <w:rPr>
            <w:lang w:val="en-US"/>
          </w:rPr>
          <w:t>Dynamic Host Configuration Protocol</w:t>
        </w:r>
        <w:r>
          <w:rPr>
            <w:lang w:val="en-US"/>
          </w:rPr>
          <w:t xml:space="preserve"> </w:t>
        </w:r>
        <w:r w:rsidRPr="004D1947">
          <w:rPr>
            <w:lang w:val="en-US"/>
          </w:rPr>
          <w:t>(DHCP)</w:t>
        </w:r>
        <w:bookmarkEnd w:id="2422"/>
      </w:ins>
    </w:p>
    <w:p w14:paraId="3CF212A8" w14:textId="6711538E" w:rsidR="00055074" w:rsidRDefault="004D1947" w:rsidP="004D1947">
      <w:pPr>
        <w:pStyle w:val="Heading2"/>
        <w:numPr>
          <w:ilvl w:val="2"/>
          <w:numId w:val="151"/>
        </w:numPr>
        <w:rPr>
          <w:ins w:id="2425" w:author="Hạnh Nhi" w:date="2025-12-15T07:12:00Z" w16du:dateUtc="2025-12-15T00:12:00Z"/>
          <w:lang w:val="en-US"/>
        </w:rPr>
      </w:pPr>
      <w:bookmarkStart w:id="2426" w:name="_Toc216676134"/>
      <w:ins w:id="2427" w:author="Hạnh Nhi" w:date="2025-12-15T07:12:00Z" w16du:dateUtc="2025-12-15T00:12:00Z">
        <w:r w:rsidRPr="004D1947">
          <w:lastRenderedPageBreak/>
          <w:t>What is DHCP's purpose?</w:t>
        </w:r>
        <w:bookmarkEnd w:id="2426"/>
      </w:ins>
    </w:p>
    <w:p w14:paraId="07B82B51" w14:textId="3B8541AA" w:rsidR="004D1947" w:rsidRPr="004D1947" w:rsidRDefault="004D1947" w:rsidP="004D1947">
      <w:pPr>
        <w:pStyle w:val="ListParagraph"/>
        <w:numPr>
          <w:ilvl w:val="0"/>
          <w:numId w:val="153"/>
        </w:numPr>
        <w:spacing w:after="0" w:line="360" w:lineRule="auto"/>
        <w:rPr>
          <w:ins w:id="2428" w:author="Hạnh Nhi" w:date="2025-12-15T07:14:00Z" w16du:dateUtc="2025-12-15T00:14:00Z"/>
          <w:lang w:val="en-US"/>
          <w:rPrChange w:id="2429" w:author="Hạnh Nhi" w:date="2025-12-15T07:14:00Z" w16du:dateUtc="2025-12-15T00:14:00Z">
            <w:rPr>
              <w:ins w:id="2430" w:author="Hạnh Nhi" w:date="2025-12-15T07:14:00Z" w16du:dateUtc="2025-12-15T00:14:00Z"/>
            </w:rPr>
          </w:rPrChange>
        </w:rPr>
        <w:pPrChange w:id="2431" w:author="Hạnh Nhi" w:date="2025-12-15T07:14:00Z" w16du:dateUtc="2025-12-15T00:14:00Z">
          <w:pPr>
            <w:pStyle w:val="NormalWeb"/>
            <w:numPr>
              <w:numId w:val="151"/>
            </w:numPr>
            <w:tabs>
              <w:tab w:val="num" w:pos="720"/>
            </w:tabs>
            <w:ind w:left="720" w:hanging="360"/>
          </w:pPr>
        </w:pPrChange>
      </w:pPr>
      <w:ins w:id="2432" w:author="Hạnh Nhi" w:date="2025-12-15T07:14:00Z" w16du:dateUtc="2025-12-15T00:14:00Z">
        <w:r w:rsidRPr="004D1947">
          <w:rPr>
            <w:rStyle w:val="Strong"/>
            <w:b w:val="0"/>
            <w:bCs w:val="0"/>
          </w:rPr>
          <w:t>DHCP’s purpose is to enable individual computers on an IP network to extract their configurations from a server (the DHCP server) or servers</w:t>
        </w:r>
      </w:ins>
    </w:p>
    <w:p w14:paraId="0DE642B3" w14:textId="77777777" w:rsidR="004D1947" w:rsidRPr="004D1947" w:rsidRDefault="004D1947" w:rsidP="004D1947">
      <w:pPr>
        <w:pStyle w:val="ListParagraph"/>
        <w:numPr>
          <w:ilvl w:val="0"/>
          <w:numId w:val="153"/>
        </w:numPr>
        <w:spacing w:after="0" w:line="360" w:lineRule="auto"/>
        <w:rPr>
          <w:ins w:id="2433" w:author="Hạnh Nhi" w:date="2025-12-15T07:17:00Z" w16du:dateUtc="2025-12-15T00:17:00Z"/>
          <w:rStyle w:val="Strong"/>
          <w:b w:val="0"/>
          <w:bCs w:val="0"/>
          <w:rPrChange w:id="2434" w:author="Hạnh Nhi" w:date="2025-12-15T07:17:00Z" w16du:dateUtc="2025-12-15T00:17:00Z">
            <w:rPr>
              <w:ins w:id="2435" w:author="Hạnh Nhi" w:date="2025-12-15T07:17:00Z" w16du:dateUtc="2025-12-15T00:17:00Z"/>
              <w:rStyle w:val="Strong"/>
              <w:b w:val="0"/>
              <w:bCs w:val="0"/>
              <w:lang w:val="en-US"/>
            </w:rPr>
          </w:rPrChange>
        </w:rPr>
      </w:pPr>
      <w:ins w:id="2436" w:author="Hạnh Nhi" w:date="2025-12-15T07:14:00Z" w16du:dateUtc="2025-12-15T00:14:00Z">
        <w:r w:rsidRPr="004D1947">
          <w:rPr>
            <w:rStyle w:val="Strong"/>
            <w:b w:val="0"/>
            <w:bCs w:val="0"/>
          </w:rPr>
          <w:t>In particular, servers that have no exact information about the individual computers until they request the information</w:t>
        </w:r>
      </w:ins>
    </w:p>
    <w:p w14:paraId="3F6264E5" w14:textId="4C93A3DB" w:rsidR="004D1947" w:rsidRPr="004D1947" w:rsidRDefault="004D1947" w:rsidP="004D1947">
      <w:pPr>
        <w:pStyle w:val="ListParagraph"/>
        <w:numPr>
          <w:ilvl w:val="0"/>
          <w:numId w:val="153"/>
        </w:numPr>
        <w:spacing w:after="0" w:line="360" w:lineRule="auto"/>
        <w:rPr>
          <w:ins w:id="2437" w:author="Hạnh Nhi" w:date="2025-12-15T07:14:00Z" w16du:dateUtc="2025-12-15T00:14:00Z"/>
        </w:rPr>
        <w:pPrChange w:id="2438" w:author="Hạnh Nhi" w:date="2025-12-15T07:14:00Z" w16du:dateUtc="2025-12-15T00:14:00Z">
          <w:pPr>
            <w:pStyle w:val="NormalWeb"/>
            <w:numPr>
              <w:numId w:val="151"/>
            </w:numPr>
            <w:tabs>
              <w:tab w:val="num" w:pos="720"/>
            </w:tabs>
            <w:ind w:left="720" w:hanging="360"/>
          </w:pPr>
        </w:pPrChange>
      </w:pPr>
      <w:ins w:id="2439" w:author="Hạnh Nhi" w:date="2025-12-15T07:17:00Z" w16du:dateUtc="2025-12-15T00:17:00Z">
        <w:r w:rsidRPr="004D1947">
          <w:t xml:space="preserve">→ </w:t>
        </w:r>
        <w:r w:rsidRPr="004D1947">
          <w:rPr>
            <w:rStyle w:val="Strong"/>
            <w:b w:val="0"/>
            <w:bCs w:val="0"/>
          </w:rPr>
          <w:t>Mục đích của DHCP là cho phép các máy tính trong mạng IP tự động lấy cấu hình mạng từ một máy chủ (DHCP server)</w:t>
        </w:r>
      </w:ins>
      <w:ins w:id="2440" w:author="Hạnh Nhi" w:date="2025-12-15T07:14:00Z" w16du:dateUtc="2025-12-15T00:14:00Z">
        <w:r w:rsidRPr="004D1947">
          <w:br/>
          <w:t xml:space="preserve">→ </w:t>
        </w:r>
        <w:r w:rsidRPr="004D1947">
          <w:rPr>
            <w:rStyle w:val="Strong"/>
            <w:b w:val="0"/>
            <w:bCs w:val="0"/>
          </w:rPr>
          <w:t>Đặc biệt, DHCP server không cần biết trước thông tin của từng máy, mà chỉ cấp phát khi máy đó yêu cầu</w:t>
        </w:r>
      </w:ins>
    </w:p>
    <w:p w14:paraId="559CE824" w14:textId="77777777" w:rsidR="004D1947" w:rsidRPr="004D1947" w:rsidRDefault="004D1947" w:rsidP="004D1947">
      <w:pPr>
        <w:pStyle w:val="ListParagraph"/>
        <w:numPr>
          <w:ilvl w:val="0"/>
          <w:numId w:val="153"/>
        </w:numPr>
        <w:spacing w:after="0" w:line="360" w:lineRule="auto"/>
        <w:rPr>
          <w:ins w:id="2441" w:author="Hạnh Nhi" w:date="2025-12-15T07:14:00Z"/>
          <w:rStyle w:val="Strong"/>
          <w:rPrChange w:id="2442" w:author="Hạnh Nhi" w:date="2025-12-15T07:14:00Z" w16du:dateUtc="2025-12-15T00:14:00Z">
            <w:rPr>
              <w:ins w:id="2443" w:author="Hạnh Nhi" w:date="2025-12-15T07:14:00Z"/>
              <w:b/>
              <w:bCs/>
              <w:lang w:val="en-US"/>
            </w:rPr>
          </w:rPrChange>
        </w:rPr>
        <w:pPrChange w:id="2444" w:author="Hạnh Nhi" w:date="2025-12-15T07:14:00Z" w16du:dateUtc="2025-12-15T00:14:00Z">
          <w:pPr/>
        </w:pPrChange>
      </w:pPr>
      <w:ins w:id="2445" w:author="Hạnh Nhi" w:date="2025-12-15T07:14:00Z">
        <w:r w:rsidRPr="004D1947">
          <w:rPr>
            <w:rStyle w:val="Strong"/>
            <w:rPrChange w:id="2446" w:author="Hạnh Nhi" w:date="2025-12-15T07:14:00Z" w16du:dateUtc="2025-12-15T00:14:00Z">
              <w:rPr>
                <w:b/>
                <w:bCs/>
                <w:lang w:val="en-US"/>
              </w:rPr>
            </w:rPrChange>
          </w:rPr>
          <w:t>Giải thích dễ hiểu</w:t>
        </w:r>
      </w:ins>
    </w:p>
    <w:p w14:paraId="7F829F91" w14:textId="77777777" w:rsidR="004D1947" w:rsidRPr="004D1947" w:rsidRDefault="004D1947" w:rsidP="004D1947">
      <w:pPr>
        <w:numPr>
          <w:ilvl w:val="0"/>
          <w:numId w:val="154"/>
        </w:numPr>
        <w:spacing w:after="0" w:line="360" w:lineRule="auto"/>
        <w:rPr>
          <w:ins w:id="2447" w:author="Hạnh Nhi" w:date="2025-12-15T07:14:00Z"/>
          <w:lang w:val="en-US"/>
        </w:rPr>
        <w:pPrChange w:id="2448" w:author="Hạnh Nhi" w:date="2025-12-15T07:14:00Z" w16du:dateUtc="2025-12-15T00:14:00Z">
          <w:pPr>
            <w:numPr>
              <w:numId w:val="154"/>
            </w:numPr>
            <w:tabs>
              <w:tab w:val="num" w:pos="720"/>
            </w:tabs>
            <w:ind w:left="720" w:hanging="360"/>
          </w:pPr>
        </w:pPrChange>
      </w:pPr>
      <w:ins w:id="2449" w:author="Hạnh Nhi" w:date="2025-12-15T07:14:00Z">
        <w:r w:rsidRPr="004D1947">
          <w:rPr>
            <w:b/>
            <w:bCs/>
            <w:lang w:val="en-US"/>
          </w:rPr>
          <w:t>DHCP (Dynamic Host Configuration Protocol)</w:t>
        </w:r>
        <w:r w:rsidRPr="004D1947">
          <w:rPr>
            <w:lang w:val="en-US"/>
          </w:rPr>
          <w:t xml:space="preserve"> giúp:</w:t>
        </w:r>
      </w:ins>
    </w:p>
    <w:p w14:paraId="51306C7E" w14:textId="77777777" w:rsidR="004D1947" w:rsidRPr="004D1947" w:rsidRDefault="004D1947" w:rsidP="004D1947">
      <w:pPr>
        <w:numPr>
          <w:ilvl w:val="1"/>
          <w:numId w:val="154"/>
        </w:numPr>
        <w:spacing w:after="0" w:line="360" w:lineRule="auto"/>
        <w:rPr>
          <w:ins w:id="2450" w:author="Hạnh Nhi" w:date="2025-12-15T07:14:00Z"/>
          <w:lang w:val="en-US"/>
        </w:rPr>
        <w:pPrChange w:id="2451" w:author="Hạnh Nhi" w:date="2025-12-15T07:14:00Z" w16du:dateUtc="2025-12-15T00:14:00Z">
          <w:pPr>
            <w:numPr>
              <w:ilvl w:val="1"/>
              <w:numId w:val="154"/>
            </w:numPr>
            <w:tabs>
              <w:tab w:val="num" w:pos="1440"/>
            </w:tabs>
            <w:ind w:left="1440" w:hanging="360"/>
          </w:pPr>
        </w:pPrChange>
      </w:pPr>
      <w:ins w:id="2452" w:author="Hạnh Nhi" w:date="2025-12-15T07:14:00Z">
        <w:r w:rsidRPr="004D1947">
          <w:rPr>
            <w:lang w:val="en-US"/>
          </w:rPr>
          <w:t>Tự động cấp:</w:t>
        </w:r>
      </w:ins>
    </w:p>
    <w:p w14:paraId="49BF107D" w14:textId="77777777" w:rsidR="004D1947" w:rsidRPr="004D1947" w:rsidRDefault="004D1947" w:rsidP="004D1947">
      <w:pPr>
        <w:numPr>
          <w:ilvl w:val="2"/>
          <w:numId w:val="154"/>
        </w:numPr>
        <w:spacing w:after="0" w:line="360" w:lineRule="auto"/>
        <w:rPr>
          <w:ins w:id="2453" w:author="Hạnh Nhi" w:date="2025-12-15T07:14:00Z"/>
          <w:lang w:val="en-US"/>
        </w:rPr>
        <w:pPrChange w:id="2454" w:author="Hạnh Nhi" w:date="2025-12-15T07:14:00Z" w16du:dateUtc="2025-12-15T00:14:00Z">
          <w:pPr>
            <w:numPr>
              <w:ilvl w:val="2"/>
              <w:numId w:val="154"/>
            </w:numPr>
            <w:tabs>
              <w:tab w:val="num" w:pos="2160"/>
            </w:tabs>
            <w:ind w:left="2160" w:hanging="360"/>
          </w:pPr>
        </w:pPrChange>
      </w:pPr>
      <w:ins w:id="2455" w:author="Hạnh Nhi" w:date="2025-12-15T07:14:00Z">
        <w:r w:rsidRPr="004D1947">
          <w:rPr>
            <w:lang w:val="en-US"/>
          </w:rPr>
          <w:t>IP address</w:t>
        </w:r>
      </w:ins>
    </w:p>
    <w:p w14:paraId="41E868C5" w14:textId="77777777" w:rsidR="004D1947" w:rsidRPr="004D1947" w:rsidRDefault="004D1947" w:rsidP="004D1947">
      <w:pPr>
        <w:numPr>
          <w:ilvl w:val="2"/>
          <w:numId w:val="154"/>
        </w:numPr>
        <w:spacing w:after="0" w:line="360" w:lineRule="auto"/>
        <w:rPr>
          <w:ins w:id="2456" w:author="Hạnh Nhi" w:date="2025-12-15T07:14:00Z"/>
          <w:lang w:val="en-US"/>
        </w:rPr>
        <w:pPrChange w:id="2457" w:author="Hạnh Nhi" w:date="2025-12-15T07:14:00Z" w16du:dateUtc="2025-12-15T00:14:00Z">
          <w:pPr>
            <w:numPr>
              <w:ilvl w:val="2"/>
              <w:numId w:val="154"/>
            </w:numPr>
            <w:tabs>
              <w:tab w:val="num" w:pos="2160"/>
            </w:tabs>
            <w:ind w:left="2160" w:hanging="360"/>
          </w:pPr>
        </w:pPrChange>
      </w:pPr>
      <w:ins w:id="2458" w:author="Hạnh Nhi" w:date="2025-12-15T07:14:00Z">
        <w:r w:rsidRPr="004D1947">
          <w:rPr>
            <w:lang w:val="en-US"/>
          </w:rPr>
          <w:t>Subnet mask</w:t>
        </w:r>
      </w:ins>
    </w:p>
    <w:p w14:paraId="0C0833D9" w14:textId="77777777" w:rsidR="004D1947" w:rsidRPr="004D1947" w:rsidRDefault="004D1947" w:rsidP="004D1947">
      <w:pPr>
        <w:numPr>
          <w:ilvl w:val="2"/>
          <w:numId w:val="154"/>
        </w:numPr>
        <w:spacing w:after="0" w:line="360" w:lineRule="auto"/>
        <w:rPr>
          <w:ins w:id="2459" w:author="Hạnh Nhi" w:date="2025-12-15T07:14:00Z"/>
          <w:lang w:val="en-US"/>
        </w:rPr>
        <w:pPrChange w:id="2460" w:author="Hạnh Nhi" w:date="2025-12-15T07:14:00Z" w16du:dateUtc="2025-12-15T00:14:00Z">
          <w:pPr>
            <w:numPr>
              <w:ilvl w:val="2"/>
              <w:numId w:val="154"/>
            </w:numPr>
            <w:tabs>
              <w:tab w:val="num" w:pos="2160"/>
            </w:tabs>
            <w:ind w:left="2160" w:hanging="360"/>
          </w:pPr>
        </w:pPrChange>
      </w:pPr>
      <w:ins w:id="2461" w:author="Hạnh Nhi" w:date="2025-12-15T07:14:00Z">
        <w:r w:rsidRPr="004D1947">
          <w:rPr>
            <w:lang w:val="en-US"/>
          </w:rPr>
          <w:t>Default gateway</w:t>
        </w:r>
      </w:ins>
    </w:p>
    <w:p w14:paraId="31B9BCFC" w14:textId="77777777" w:rsidR="004D1947" w:rsidRPr="004D1947" w:rsidRDefault="004D1947" w:rsidP="004D1947">
      <w:pPr>
        <w:numPr>
          <w:ilvl w:val="2"/>
          <w:numId w:val="154"/>
        </w:numPr>
        <w:spacing w:after="0" w:line="360" w:lineRule="auto"/>
        <w:rPr>
          <w:ins w:id="2462" w:author="Hạnh Nhi" w:date="2025-12-15T07:14:00Z"/>
          <w:lang w:val="en-US"/>
        </w:rPr>
        <w:pPrChange w:id="2463" w:author="Hạnh Nhi" w:date="2025-12-15T07:14:00Z" w16du:dateUtc="2025-12-15T00:14:00Z">
          <w:pPr>
            <w:numPr>
              <w:ilvl w:val="2"/>
              <w:numId w:val="154"/>
            </w:numPr>
            <w:tabs>
              <w:tab w:val="num" w:pos="2160"/>
            </w:tabs>
            <w:ind w:left="2160" w:hanging="360"/>
          </w:pPr>
        </w:pPrChange>
      </w:pPr>
      <w:ins w:id="2464" w:author="Hạnh Nhi" w:date="2025-12-15T07:14:00Z">
        <w:r w:rsidRPr="004D1947">
          <w:rPr>
            <w:lang w:val="en-US"/>
          </w:rPr>
          <w:t>DNS</w:t>
        </w:r>
      </w:ins>
    </w:p>
    <w:p w14:paraId="3D93EF61" w14:textId="77777777" w:rsidR="004D1947" w:rsidRPr="004D1947" w:rsidRDefault="004D1947" w:rsidP="004D1947">
      <w:pPr>
        <w:numPr>
          <w:ilvl w:val="0"/>
          <w:numId w:val="154"/>
        </w:numPr>
        <w:spacing w:after="0" w:line="360" w:lineRule="auto"/>
        <w:rPr>
          <w:ins w:id="2465" w:author="Hạnh Nhi" w:date="2025-12-15T07:14:00Z"/>
          <w:lang w:val="en-US"/>
        </w:rPr>
        <w:pPrChange w:id="2466" w:author="Hạnh Nhi" w:date="2025-12-15T07:14:00Z" w16du:dateUtc="2025-12-15T00:14:00Z">
          <w:pPr>
            <w:numPr>
              <w:numId w:val="154"/>
            </w:numPr>
            <w:tabs>
              <w:tab w:val="num" w:pos="720"/>
            </w:tabs>
            <w:ind w:left="720" w:hanging="360"/>
          </w:pPr>
        </w:pPrChange>
      </w:pPr>
      <w:ins w:id="2467" w:author="Hạnh Nhi" w:date="2025-12-15T07:14:00Z">
        <w:r w:rsidRPr="004D1947">
          <w:rPr>
            <w:lang w:val="en-US"/>
          </w:rPr>
          <w:t xml:space="preserve">Máy tính </w:t>
        </w:r>
        <w:r w:rsidRPr="004D1947">
          <w:rPr>
            <w:b/>
            <w:bCs/>
            <w:lang w:val="en-US"/>
          </w:rPr>
          <w:t>không cần cấu hình IP thủ công</w:t>
        </w:r>
      </w:ins>
    </w:p>
    <w:p w14:paraId="6F53424A" w14:textId="77777777" w:rsidR="004D1947" w:rsidRPr="004D1947" w:rsidRDefault="004D1947" w:rsidP="004D1947">
      <w:pPr>
        <w:numPr>
          <w:ilvl w:val="0"/>
          <w:numId w:val="154"/>
        </w:numPr>
        <w:spacing w:after="0" w:line="360" w:lineRule="auto"/>
        <w:rPr>
          <w:ins w:id="2468" w:author="Hạnh Nhi" w:date="2025-12-15T07:14:00Z"/>
          <w:lang w:val="en-US"/>
        </w:rPr>
        <w:pPrChange w:id="2469" w:author="Hạnh Nhi" w:date="2025-12-15T07:14:00Z" w16du:dateUtc="2025-12-15T00:14:00Z">
          <w:pPr>
            <w:numPr>
              <w:numId w:val="154"/>
            </w:numPr>
            <w:tabs>
              <w:tab w:val="num" w:pos="720"/>
            </w:tabs>
            <w:ind w:left="720" w:hanging="360"/>
          </w:pPr>
        </w:pPrChange>
      </w:pPr>
      <w:ins w:id="2470" w:author="Hạnh Nhi" w:date="2025-12-15T07:14:00Z">
        <w:r w:rsidRPr="004D1947">
          <w:rPr>
            <w:lang w:val="en-US"/>
          </w:rPr>
          <w:t>Khi máy vừa kết nối mạng:</w:t>
        </w:r>
        <w:r w:rsidRPr="004D1947">
          <w:rPr>
            <w:lang w:val="en-US"/>
          </w:rPr>
          <w:br/>
          <w:t>→ gửi yêu cầu → DHCP server cấp cấu hình</w:t>
        </w:r>
      </w:ins>
    </w:p>
    <w:p w14:paraId="11E5E658" w14:textId="77777777" w:rsidR="004D1947" w:rsidRPr="004D1947" w:rsidRDefault="004D1947" w:rsidP="004D1947">
      <w:pPr>
        <w:spacing w:after="0" w:line="360" w:lineRule="auto"/>
        <w:rPr>
          <w:ins w:id="2471" w:author="Hạnh Nhi" w:date="2025-12-15T07:15:00Z"/>
          <w:b/>
          <w:bCs/>
          <w:lang w:val="en-US"/>
        </w:rPr>
        <w:pPrChange w:id="2472" w:author="Hạnh Nhi" w:date="2025-12-15T07:15:00Z" w16du:dateUtc="2025-12-15T00:15:00Z">
          <w:pPr/>
        </w:pPrChange>
      </w:pPr>
      <w:ins w:id="2473" w:author="Hạnh Nhi" w:date="2025-12-15T07:15:00Z">
        <w:r w:rsidRPr="004D1947">
          <w:rPr>
            <w:rFonts w:ascii="Segoe UI Emoji" w:hAnsi="Segoe UI Emoji" w:cs="Segoe UI Emoji"/>
            <w:b/>
            <w:bCs/>
            <w:lang w:val="en-US"/>
          </w:rPr>
          <w:t>📌</w:t>
        </w:r>
        <w:r w:rsidRPr="004D1947">
          <w:rPr>
            <w:b/>
            <w:bCs/>
            <w:lang w:val="en-US"/>
          </w:rPr>
          <w:t xml:space="preserve"> Ghi nhớ nhanh để thi</w:t>
        </w:r>
      </w:ins>
    </w:p>
    <w:p w14:paraId="3BC282FA" w14:textId="77777777" w:rsidR="004D1947" w:rsidRPr="004D1947" w:rsidRDefault="004D1947" w:rsidP="004D1947">
      <w:pPr>
        <w:numPr>
          <w:ilvl w:val="0"/>
          <w:numId w:val="155"/>
        </w:numPr>
        <w:spacing w:after="0" w:line="360" w:lineRule="auto"/>
        <w:rPr>
          <w:ins w:id="2474" w:author="Hạnh Nhi" w:date="2025-12-15T07:15:00Z"/>
          <w:lang w:val="en-US"/>
        </w:rPr>
        <w:pPrChange w:id="2475" w:author="Hạnh Nhi" w:date="2025-12-15T07:15:00Z" w16du:dateUtc="2025-12-15T00:15:00Z">
          <w:pPr>
            <w:numPr>
              <w:numId w:val="155"/>
            </w:numPr>
            <w:tabs>
              <w:tab w:val="num" w:pos="720"/>
            </w:tabs>
            <w:ind w:left="720" w:hanging="360"/>
          </w:pPr>
        </w:pPrChange>
      </w:pPr>
      <w:ins w:id="2476" w:author="Hạnh Nhi" w:date="2025-12-15T07:15:00Z">
        <w:r w:rsidRPr="004D1947">
          <w:rPr>
            <w:lang w:val="en-US"/>
          </w:rPr>
          <w:t xml:space="preserve">DHCP = </w:t>
        </w:r>
        <w:r w:rsidRPr="004D1947">
          <w:rPr>
            <w:b/>
            <w:bCs/>
            <w:lang w:val="en-US"/>
          </w:rPr>
          <w:t>cấp IP tự động</w:t>
        </w:r>
      </w:ins>
    </w:p>
    <w:p w14:paraId="302795D3" w14:textId="77777777" w:rsidR="004D1947" w:rsidRPr="004D1947" w:rsidRDefault="004D1947" w:rsidP="004D1947">
      <w:pPr>
        <w:numPr>
          <w:ilvl w:val="0"/>
          <w:numId w:val="155"/>
        </w:numPr>
        <w:spacing w:after="0" w:line="360" w:lineRule="auto"/>
        <w:rPr>
          <w:ins w:id="2477" w:author="Hạnh Nhi" w:date="2025-12-15T07:15:00Z"/>
          <w:lang w:val="en-US"/>
        </w:rPr>
        <w:pPrChange w:id="2478" w:author="Hạnh Nhi" w:date="2025-12-15T07:15:00Z" w16du:dateUtc="2025-12-15T00:15:00Z">
          <w:pPr>
            <w:numPr>
              <w:numId w:val="155"/>
            </w:numPr>
            <w:tabs>
              <w:tab w:val="num" w:pos="720"/>
            </w:tabs>
            <w:ind w:left="720" w:hanging="360"/>
          </w:pPr>
        </w:pPrChange>
      </w:pPr>
      <w:ins w:id="2479" w:author="Hạnh Nhi" w:date="2025-12-15T07:15:00Z">
        <w:r w:rsidRPr="004D1947">
          <w:rPr>
            <w:lang w:val="en-US"/>
          </w:rPr>
          <w:t>Không cần cấu hình tay</w:t>
        </w:r>
      </w:ins>
    </w:p>
    <w:p w14:paraId="79AB93CB" w14:textId="77777777" w:rsidR="004D1947" w:rsidRPr="004D1947" w:rsidRDefault="004D1947" w:rsidP="004D1947">
      <w:pPr>
        <w:numPr>
          <w:ilvl w:val="0"/>
          <w:numId w:val="155"/>
        </w:numPr>
        <w:spacing w:after="0" w:line="360" w:lineRule="auto"/>
        <w:rPr>
          <w:ins w:id="2480" w:author="Hạnh Nhi" w:date="2025-12-15T07:15:00Z"/>
          <w:lang w:val="en-US"/>
        </w:rPr>
        <w:pPrChange w:id="2481" w:author="Hạnh Nhi" w:date="2025-12-15T07:15:00Z" w16du:dateUtc="2025-12-15T00:15:00Z">
          <w:pPr>
            <w:numPr>
              <w:numId w:val="155"/>
            </w:numPr>
            <w:tabs>
              <w:tab w:val="num" w:pos="720"/>
            </w:tabs>
            <w:ind w:left="720" w:hanging="360"/>
          </w:pPr>
        </w:pPrChange>
      </w:pPr>
      <w:ins w:id="2482" w:author="Hạnh Nhi" w:date="2025-12-15T07:15:00Z">
        <w:r w:rsidRPr="004D1947">
          <w:rPr>
            <w:lang w:val="en-US"/>
          </w:rPr>
          <w:t xml:space="preserve">Server </w:t>
        </w:r>
        <w:r w:rsidRPr="004D1947">
          <w:rPr>
            <w:b/>
            <w:bCs/>
            <w:lang w:val="en-US"/>
          </w:rPr>
          <w:t>chỉ cấp khi client yêu cầu</w:t>
        </w:r>
      </w:ins>
    </w:p>
    <w:p w14:paraId="4651D246" w14:textId="77777777" w:rsidR="004D1947" w:rsidRPr="004D1947" w:rsidRDefault="004D1947" w:rsidP="004D1947">
      <w:pPr>
        <w:spacing w:after="0" w:line="360" w:lineRule="auto"/>
        <w:rPr>
          <w:ins w:id="2483" w:author="Hạnh Nhi" w:date="2025-12-15T07:15:00Z"/>
          <w:lang w:val="en-US"/>
        </w:rPr>
        <w:pPrChange w:id="2484" w:author="Hạnh Nhi" w:date="2025-12-15T07:15:00Z" w16du:dateUtc="2025-12-15T00:15:00Z">
          <w:pPr/>
        </w:pPrChange>
      </w:pPr>
      <w:ins w:id="2485" w:author="Hạnh Nhi" w:date="2025-12-15T07:15:00Z">
        <w:r w:rsidRPr="004D1947">
          <w:rPr>
            <w:rFonts w:ascii="Segoe UI Emoji" w:hAnsi="Segoe UI Emoji" w:cs="Segoe UI Emoji"/>
            <w:lang w:val="en-US"/>
          </w:rPr>
          <w:t>👉</w:t>
        </w:r>
        <w:r w:rsidRPr="004D1947">
          <w:rPr>
            <w:lang w:val="en-US"/>
          </w:rPr>
          <w:t xml:space="preserve"> </w:t>
        </w:r>
        <w:r w:rsidRPr="004D1947">
          <w:rPr>
            <w:b/>
            <w:bCs/>
            <w:lang w:val="en-US"/>
          </w:rPr>
          <w:t>Câu nhớ tủ:</w:t>
        </w:r>
      </w:ins>
    </w:p>
    <w:p w14:paraId="4BFCA743" w14:textId="77777777" w:rsidR="004D1947" w:rsidRPr="004D1947" w:rsidRDefault="004D1947" w:rsidP="004D1947">
      <w:pPr>
        <w:spacing w:after="0" w:line="360" w:lineRule="auto"/>
        <w:rPr>
          <w:ins w:id="2486" w:author="Hạnh Nhi" w:date="2025-12-15T07:15:00Z"/>
          <w:lang w:val="en-US"/>
        </w:rPr>
        <w:pPrChange w:id="2487" w:author="Hạnh Nhi" w:date="2025-12-15T07:15:00Z" w16du:dateUtc="2025-12-15T00:15:00Z">
          <w:pPr/>
        </w:pPrChange>
      </w:pPr>
      <w:ins w:id="2488" w:author="Hạnh Nhi" w:date="2025-12-15T07:15:00Z">
        <w:r w:rsidRPr="004D1947">
          <w:rPr>
            <w:i/>
            <w:iCs/>
            <w:lang w:val="en-US"/>
          </w:rPr>
          <w:t>DHCP giúp máy tính tự động lấy cấu hình mạng từ server khi tham gia mạng.</w:t>
        </w:r>
      </w:ins>
    </w:p>
    <w:p w14:paraId="42376715" w14:textId="02990880" w:rsidR="004D1947" w:rsidRDefault="004D1947" w:rsidP="004D1947">
      <w:pPr>
        <w:pStyle w:val="Heading2"/>
        <w:numPr>
          <w:ilvl w:val="2"/>
          <w:numId w:val="151"/>
        </w:numPr>
        <w:rPr>
          <w:ins w:id="2489" w:author="Hạnh Nhi" w:date="2025-12-15T07:15:00Z" w16du:dateUtc="2025-12-15T00:15:00Z"/>
          <w:lang w:val="en-US"/>
        </w:rPr>
      </w:pPr>
      <w:bookmarkStart w:id="2490" w:name="_Toc216676135"/>
      <w:ins w:id="2491" w:author="Hạnh Nhi" w:date="2025-12-15T07:15:00Z" w16du:dateUtc="2025-12-15T00:15:00Z">
        <w:r w:rsidRPr="004D1947">
          <w:rPr>
            <w:lang w:val="en-US"/>
          </w:rPr>
          <w:t>How Does DHCP Work?</w:t>
        </w:r>
        <w:bookmarkEnd w:id="2490"/>
      </w:ins>
    </w:p>
    <w:p w14:paraId="4B67D630" w14:textId="77777777" w:rsidR="004D1947" w:rsidRPr="004D1947" w:rsidRDefault="004D1947" w:rsidP="004D1947">
      <w:pPr>
        <w:pStyle w:val="ListParagraph"/>
        <w:numPr>
          <w:ilvl w:val="0"/>
          <w:numId w:val="153"/>
        </w:numPr>
        <w:spacing w:after="0" w:line="360" w:lineRule="auto"/>
        <w:rPr>
          <w:ins w:id="2492" w:author="Hạnh Nhi" w:date="2025-12-15T07:16:00Z" w16du:dateUtc="2025-12-15T00:16:00Z"/>
          <w:rStyle w:val="Strong"/>
          <w:b w:val="0"/>
          <w:bCs w:val="0"/>
          <w:rPrChange w:id="2493" w:author="Hạnh Nhi" w:date="2025-12-15T07:16:00Z" w16du:dateUtc="2025-12-15T00:16:00Z">
            <w:rPr>
              <w:ins w:id="2494" w:author="Hạnh Nhi" w:date="2025-12-15T07:16:00Z" w16du:dateUtc="2025-12-15T00:16:00Z"/>
              <w:rStyle w:val="Strong"/>
              <w:b w:val="0"/>
              <w:bCs w:val="0"/>
              <w:lang w:val="en-US"/>
            </w:rPr>
          </w:rPrChange>
        </w:rPr>
      </w:pPr>
      <w:ins w:id="2495" w:author="Hạnh Nhi" w:date="2025-12-15T07:16:00Z">
        <w:r w:rsidRPr="004D1947">
          <w:rPr>
            <w:rStyle w:val="Strong"/>
            <w:b w:val="0"/>
            <w:bCs w:val="0"/>
            <w:rPrChange w:id="2496" w:author="Hạnh Nhi" w:date="2025-12-15T07:16:00Z" w16du:dateUtc="2025-12-15T00:16:00Z">
              <w:rPr>
                <w:b/>
                <w:bCs/>
                <w:lang w:val="en-US"/>
              </w:rPr>
            </w:rPrChange>
          </w:rPr>
          <w:t>When a client needs to start up TCP/IP operations, it broadcasts a request for address information.</w:t>
        </w:r>
      </w:ins>
    </w:p>
    <w:p w14:paraId="73462D43" w14:textId="77777777" w:rsidR="004D1947" w:rsidRPr="004D1947" w:rsidRDefault="004D1947" w:rsidP="004D1947">
      <w:pPr>
        <w:pStyle w:val="ListParagraph"/>
        <w:numPr>
          <w:ilvl w:val="0"/>
          <w:numId w:val="153"/>
        </w:numPr>
        <w:spacing w:after="0" w:line="360" w:lineRule="auto"/>
        <w:rPr>
          <w:ins w:id="2497" w:author="Hạnh Nhi" w:date="2025-12-15T07:16:00Z" w16du:dateUtc="2025-12-15T00:16:00Z"/>
          <w:rStyle w:val="Strong"/>
          <w:b w:val="0"/>
          <w:bCs w:val="0"/>
          <w:rPrChange w:id="2498" w:author="Hạnh Nhi" w:date="2025-12-15T07:16:00Z" w16du:dateUtc="2025-12-15T00:16:00Z">
            <w:rPr>
              <w:ins w:id="2499" w:author="Hạnh Nhi" w:date="2025-12-15T07:16:00Z" w16du:dateUtc="2025-12-15T00:16:00Z"/>
              <w:rStyle w:val="Strong"/>
              <w:b w:val="0"/>
              <w:bCs w:val="0"/>
              <w:lang w:val="en-US"/>
            </w:rPr>
          </w:rPrChange>
        </w:rPr>
      </w:pPr>
      <w:ins w:id="2500" w:author="Hạnh Nhi" w:date="2025-12-15T07:16:00Z" w16du:dateUtc="2025-12-15T00:16:00Z">
        <w:r w:rsidRPr="00AD2F63">
          <w:rPr>
            <w:rStyle w:val="Strong"/>
            <w:b w:val="0"/>
            <w:bCs w:val="0"/>
          </w:rPr>
          <w:t>The DHCP server receives the request, assigns a new address for a specific time period (called a lease period)</w:t>
        </w:r>
      </w:ins>
    </w:p>
    <w:p w14:paraId="4E3B0B8D" w14:textId="77777777" w:rsidR="004D1947" w:rsidRPr="004D1947" w:rsidRDefault="004D1947" w:rsidP="004D1947">
      <w:pPr>
        <w:pStyle w:val="ListParagraph"/>
        <w:numPr>
          <w:ilvl w:val="0"/>
          <w:numId w:val="153"/>
        </w:numPr>
        <w:spacing w:after="0" w:line="360" w:lineRule="auto"/>
        <w:rPr>
          <w:ins w:id="2501" w:author="Hạnh Nhi" w:date="2025-12-15T07:17:00Z" w16du:dateUtc="2025-12-15T00:17:00Z"/>
          <w:rStyle w:val="Strong"/>
          <w:b w:val="0"/>
          <w:bCs w:val="0"/>
          <w:rPrChange w:id="2502" w:author="Hạnh Nhi" w:date="2025-12-15T07:17:00Z" w16du:dateUtc="2025-12-15T00:17:00Z">
            <w:rPr>
              <w:ins w:id="2503" w:author="Hạnh Nhi" w:date="2025-12-15T07:17:00Z" w16du:dateUtc="2025-12-15T00:17:00Z"/>
              <w:rStyle w:val="Strong"/>
              <w:b w:val="0"/>
              <w:bCs w:val="0"/>
              <w:lang w:val="en-US"/>
            </w:rPr>
          </w:rPrChange>
        </w:rPr>
      </w:pPr>
      <w:ins w:id="2504" w:author="Hạnh Nhi" w:date="2025-12-15T07:16:00Z" w16du:dateUtc="2025-12-15T00:16:00Z">
        <w:r w:rsidRPr="00AD2F63">
          <w:rPr>
            <w:lang w:val="en-US"/>
          </w:rPr>
          <w:t>And sends it to the client together with the other required configuration information</w:t>
        </w:r>
      </w:ins>
    </w:p>
    <w:p w14:paraId="525AD788" w14:textId="45F4750B" w:rsidR="004D1947" w:rsidRPr="004D1947" w:rsidRDefault="004D1947" w:rsidP="004D1947">
      <w:pPr>
        <w:pStyle w:val="ListParagraph"/>
        <w:numPr>
          <w:ilvl w:val="0"/>
          <w:numId w:val="153"/>
        </w:numPr>
        <w:spacing w:after="0" w:line="360" w:lineRule="auto"/>
        <w:rPr>
          <w:ins w:id="2505" w:author="Hạnh Nhi" w:date="2025-12-15T07:16:00Z"/>
          <w:rStyle w:val="Strong"/>
          <w:b w:val="0"/>
          <w:bCs w:val="0"/>
          <w:rPrChange w:id="2506" w:author="Hạnh Nhi" w:date="2025-12-15T07:16:00Z" w16du:dateUtc="2025-12-15T00:16:00Z">
            <w:rPr>
              <w:ins w:id="2507" w:author="Hạnh Nhi" w:date="2025-12-15T07:16:00Z"/>
              <w:lang w:val="en-US"/>
            </w:rPr>
          </w:rPrChange>
        </w:rPr>
        <w:pPrChange w:id="2508" w:author="Hạnh Nhi" w:date="2025-12-15T07:16:00Z" w16du:dateUtc="2025-12-15T00:16:00Z">
          <w:pPr>
            <w:numPr>
              <w:numId w:val="157"/>
            </w:numPr>
            <w:tabs>
              <w:tab w:val="num" w:pos="720"/>
            </w:tabs>
            <w:ind w:left="720" w:hanging="360"/>
          </w:pPr>
        </w:pPrChange>
      </w:pPr>
      <w:ins w:id="2509" w:author="Hạnh Nhi" w:date="2025-12-15T07:16:00Z">
        <w:r w:rsidRPr="004D1947">
          <w:rPr>
            <w:rStyle w:val="Strong"/>
            <w:b w:val="0"/>
            <w:bCs w:val="0"/>
            <w:rPrChange w:id="2510" w:author="Hạnh Nhi" w:date="2025-12-15T07:16:00Z" w16du:dateUtc="2025-12-15T00:16:00Z">
              <w:rPr>
                <w:lang w:val="en-US"/>
              </w:rPr>
            </w:rPrChange>
          </w:rPr>
          <w:t xml:space="preserve">→ Khi một máy (client) cần khởi động TCP/IP, nó sẽ </w:t>
        </w:r>
        <w:r w:rsidRPr="004D1947">
          <w:rPr>
            <w:rStyle w:val="Strong"/>
            <w:b w:val="0"/>
            <w:bCs w:val="0"/>
            <w:rPrChange w:id="2511" w:author="Hạnh Nhi" w:date="2025-12-15T07:16:00Z" w16du:dateUtc="2025-12-15T00:16:00Z">
              <w:rPr>
                <w:b/>
                <w:bCs/>
                <w:lang w:val="en-US"/>
              </w:rPr>
            </w:rPrChange>
          </w:rPr>
          <w:t>gửi broadcast</w:t>
        </w:r>
        <w:r w:rsidRPr="004D1947">
          <w:rPr>
            <w:rStyle w:val="Strong"/>
            <w:b w:val="0"/>
            <w:bCs w:val="0"/>
            <w:rPrChange w:id="2512" w:author="Hạnh Nhi" w:date="2025-12-15T07:16:00Z" w16du:dateUtc="2025-12-15T00:16:00Z">
              <w:rPr>
                <w:lang w:val="en-US"/>
              </w:rPr>
            </w:rPrChange>
          </w:rPr>
          <w:t xml:space="preserve"> để yêu cầu thông tin địa chỉ mạng.</w:t>
        </w:r>
        <w:r w:rsidRPr="004D1947">
          <w:rPr>
            <w:rStyle w:val="Strong"/>
            <w:b w:val="0"/>
            <w:bCs w:val="0"/>
            <w:rPrChange w:id="2513" w:author="Hạnh Nhi" w:date="2025-12-15T07:16:00Z" w16du:dateUtc="2025-12-15T00:16:00Z">
              <w:rPr>
                <w:lang w:val="en-US"/>
              </w:rPr>
            </w:rPrChange>
          </w:rPr>
          <w:br/>
        </w:r>
        <w:r w:rsidRPr="004D1947">
          <w:rPr>
            <w:rStyle w:val="Strong"/>
            <w:b w:val="0"/>
            <w:bCs w:val="0"/>
            <w:rPrChange w:id="2514" w:author="Hạnh Nhi" w:date="2025-12-15T07:16:00Z" w16du:dateUtc="2025-12-15T00:16:00Z">
              <w:rPr>
                <w:lang w:val="en-US"/>
              </w:rPr>
            </w:rPrChange>
          </w:rPr>
          <w:lastRenderedPageBreak/>
          <w:t xml:space="preserve">→ DHCP server nhận yêu cầu và </w:t>
        </w:r>
        <w:r w:rsidRPr="004D1947">
          <w:rPr>
            <w:rStyle w:val="Strong"/>
            <w:b w:val="0"/>
            <w:bCs w:val="0"/>
            <w:rPrChange w:id="2515" w:author="Hạnh Nhi" w:date="2025-12-15T07:16:00Z" w16du:dateUtc="2025-12-15T00:16:00Z">
              <w:rPr>
                <w:b/>
                <w:bCs/>
                <w:lang w:val="en-US"/>
              </w:rPr>
            </w:rPrChange>
          </w:rPr>
          <w:t>cấp một địa chỉ IP trong một khoảng thời gian nhất định</w:t>
        </w:r>
        <w:r w:rsidRPr="004D1947">
          <w:rPr>
            <w:rStyle w:val="Strong"/>
            <w:b w:val="0"/>
            <w:bCs w:val="0"/>
            <w:rPrChange w:id="2516" w:author="Hạnh Nhi" w:date="2025-12-15T07:16:00Z" w16du:dateUtc="2025-12-15T00:16:00Z">
              <w:rPr>
                <w:lang w:val="en-US"/>
              </w:rPr>
            </w:rPrChange>
          </w:rPr>
          <w:t xml:space="preserve"> (gọi là </w:t>
        </w:r>
        <w:r w:rsidRPr="004D1947">
          <w:rPr>
            <w:rStyle w:val="Strong"/>
            <w:b w:val="0"/>
            <w:bCs w:val="0"/>
            <w:rPrChange w:id="2517" w:author="Hạnh Nhi" w:date="2025-12-15T07:16:00Z" w16du:dateUtc="2025-12-15T00:16:00Z">
              <w:rPr>
                <w:i/>
                <w:iCs/>
                <w:lang w:val="en-US"/>
              </w:rPr>
            </w:rPrChange>
          </w:rPr>
          <w:t>lease</w:t>
        </w:r>
        <w:r w:rsidRPr="004D1947">
          <w:rPr>
            <w:rStyle w:val="Strong"/>
            <w:b w:val="0"/>
            <w:bCs w:val="0"/>
            <w:rPrChange w:id="2518" w:author="Hạnh Nhi" w:date="2025-12-15T07:16:00Z" w16du:dateUtc="2025-12-15T00:16:00Z">
              <w:rPr>
                <w:lang w:val="en-US"/>
              </w:rPr>
            </w:rPrChange>
          </w:rPr>
          <w:t>).</w:t>
        </w:r>
      </w:ins>
    </w:p>
    <w:p w14:paraId="06DECD3C" w14:textId="6240D874" w:rsidR="004D1947" w:rsidRPr="004D1947" w:rsidRDefault="004D1947" w:rsidP="004D1947">
      <w:pPr>
        <w:pStyle w:val="ListParagraph"/>
        <w:spacing w:after="0" w:line="360" w:lineRule="auto"/>
        <w:rPr>
          <w:ins w:id="2519" w:author="Hạnh Nhi" w:date="2025-12-15T07:16:00Z"/>
          <w:lang w:val="en-US"/>
        </w:rPr>
        <w:pPrChange w:id="2520" w:author="Hạnh Nhi" w:date="2025-12-15T07:17:00Z" w16du:dateUtc="2025-12-15T00:17:00Z">
          <w:pPr/>
        </w:pPrChange>
      </w:pPr>
      <w:ins w:id="2521" w:author="Hạnh Nhi" w:date="2025-12-15T07:16:00Z">
        <w:r w:rsidRPr="004D1947">
          <w:rPr>
            <w:lang w:val="en-US"/>
          </w:rPr>
          <w:t>→ Sau đó gửi IP cùng các thông tin cấu hình khác cho client (subnet mask, gateway, DNS…).</w:t>
        </w:r>
      </w:ins>
    </w:p>
    <w:p w14:paraId="2C743E0F" w14:textId="77777777" w:rsidR="004D1947" w:rsidRPr="004D1947" w:rsidRDefault="004D1947" w:rsidP="004D1947">
      <w:pPr>
        <w:spacing w:after="0" w:line="360" w:lineRule="auto"/>
        <w:rPr>
          <w:ins w:id="2522" w:author="Hạnh Nhi" w:date="2025-12-15T07:16:00Z"/>
          <w:b/>
          <w:bCs/>
          <w:lang w:val="en-US"/>
        </w:rPr>
        <w:pPrChange w:id="2523" w:author="Hạnh Nhi" w:date="2025-12-15T07:16:00Z" w16du:dateUtc="2025-12-15T00:16:00Z">
          <w:pPr/>
        </w:pPrChange>
      </w:pPr>
      <w:ins w:id="2524" w:author="Hạnh Nhi" w:date="2025-12-15T07:16:00Z">
        <w:r w:rsidRPr="004D1947">
          <w:rPr>
            <w:rFonts w:ascii="Segoe UI Emoji" w:hAnsi="Segoe UI Emoji" w:cs="Segoe UI Emoji"/>
            <w:b/>
            <w:bCs/>
            <w:lang w:val="en-US"/>
          </w:rPr>
          <w:t>🧠</w:t>
        </w:r>
        <w:r w:rsidRPr="004D1947">
          <w:rPr>
            <w:b/>
            <w:bCs/>
            <w:lang w:val="en-US"/>
          </w:rPr>
          <w:t xml:space="preserve"> Giải thích dễ hiểu</w:t>
        </w:r>
      </w:ins>
    </w:p>
    <w:p w14:paraId="027D85F5" w14:textId="77777777" w:rsidR="004D1947" w:rsidRPr="004D1947" w:rsidRDefault="004D1947" w:rsidP="004D1947">
      <w:pPr>
        <w:numPr>
          <w:ilvl w:val="0"/>
          <w:numId w:val="158"/>
        </w:numPr>
        <w:spacing w:after="0" w:line="360" w:lineRule="auto"/>
        <w:rPr>
          <w:ins w:id="2525" w:author="Hạnh Nhi" w:date="2025-12-15T07:16:00Z"/>
          <w:lang w:val="en-US"/>
        </w:rPr>
        <w:pPrChange w:id="2526" w:author="Hạnh Nhi" w:date="2025-12-15T07:16:00Z" w16du:dateUtc="2025-12-15T00:16:00Z">
          <w:pPr>
            <w:numPr>
              <w:numId w:val="158"/>
            </w:numPr>
            <w:tabs>
              <w:tab w:val="num" w:pos="720"/>
            </w:tabs>
            <w:ind w:left="720" w:hanging="360"/>
          </w:pPr>
        </w:pPrChange>
      </w:pPr>
      <w:ins w:id="2527" w:author="Hạnh Nhi" w:date="2025-12-15T07:16:00Z">
        <w:r w:rsidRPr="004D1947">
          <w:rPr>
            <w:lang w:val="en-US"/>
          </w:rPr>
          <w:t xml:space="preserve">Máy vừa bật lên → </w:t>
        </w:r>
        <w:r w:rsidRPr="004D1947">
          <w:rPr>
            <w:b/>
            <w:bCs/>
            <w:lang w:val="en-US"/>
          </w:rPr>
          <w:t>chưa có IP</w:t>
        </w:r>
      </w:ins>
    </w:p>
    <w:p w14:paraId="2488BB4B" w14:textId="77777777" w:rsidR="004D1947" w:rsidRPr="004D1947" w:rsidRDefault="004D1947" w:rsidP="004D1947">
      <w:pPr>
        <w:numPr>
          <w:ilvl w:val="0"/>
          <w:numId w:val="158"/>
        </w:numPr>
        <w:spacing w:after="0" w:line="360" w:lineRule="auto"/>
        <w:rPr>
          <w:ins w:id="2528" w:author="Hạnh Nhi" w:date="2025-12-15T07:16:00Z"/>
          <w:lang w:val="en-US"/>
        </w:rPr>
        <w:pPrChange w:id="2529" w:author="Hạnh Nhi" w:date="2025-12-15T07:16:00Z" w16du:dateUtc="2025-12-15T00:16:00Z">
          <w:pPr>
            <w:numPr>
              <w:numId w:val="158"/>
            </w:numPr>
            <w:tabs>
              <w:tab w:val="num" w:pos="720"/>
            </w:tabs>
            <w:ind w:left="720" w:hanging="360"/>
          </w:pPr>
        </w:pPrChange>
      </w:pPr>
      <w:ins w:id="2530" w:author="Hạnh Nhi" w:date="2025-12-15T07:16:00Z">
        <w:r w:rsidRPr="004D1947">
          <w:rPr>
            <w:lang w:val="en-US"/>
          </w:rPr>
          <w:t xml:space="preserve">Gửi broadcast hỏi: </w:t>
        </w:r>
        <w:r w:rsidRPr="004D1947">
          <w:rPr>
            <w:i/>
            <w:iCs/>
            <w:lang w:val="en-US"/>
          </w:rPr>
          <w:t>“Ai cấp IP cho tôi?”</w:t>
        </w:r>
      </w:ins>
    </w:p>
    <w:p w14:paraId="2C85FFAF" w14:textId="77777777" w:rsidR="004D1947" w:rsidRPr="004D1947" w:rsidRDefault="004D1947" w:rsidP="004D1947">
      <w:pPr>
        <w:numPr>
          <w:ilvl w:val="0"/>
          <w:numId w:val="158"/>
        </w:numPr>
        <w:spacing w:after="0" w:line="360" w:lineRule="auto"/>
        <w:rPr>
          <w:ins w:id="2531" w:author="Hạnh Nhi" w:date="2025-12-15T07:16:00Z"/>
          <w:lang w:val="en-US"/>
        </w:rPr>
        <w:pPrChange w:id="2532" w:author="Hạnh Nhi" w:date="2025-12-15T07:16:00Z" w16du:dateUtc="2025-12-15T00:16:00Z">
          <w:pPr>
            <w:numPr>
              <w:numId w:val="158"/>
            </w:numPr>
            <w:tabs>
              <w:tab w:val="num" w:pos="720"/>
            </w:tabs>
            <w:ind w:left="720" w:hanging="360"/>
          </w:pPr>
        </w:pPrChange>
      </w:pPr>
      <w:ins w:id="2533" w:author="Hạnh Nhi" w:date="2025-12-15T07:16:00Z">
        <w:r w:rsidRPr="004D1947">
          <w:rPr>
            <w:lang w:val="en-US"/>
          </w:rPr>
          <w:t>DHCP server trả lời và cấp:</w:t>
        </w:r>
      </w:ins>
    </w:p>
    <w:p w14:paraId="2BAE9DBA" w14:textId="77777777" w:rsidR="004D1947" w:rsidRPr="004D1947" w:rsidRDefault="004D1947" w:rsidP="004D1947">
      <w:pPr>
        <w:numPr>
          <w:ilvl w:val="1"/>
          <w:numId w:val="158"/>
        </w:numPr>
        <w:spacing w:after="0" w:line="360" w:lineRule="auto"/>
        <w:rPr>
          <w:ins w:id="2534" w:author="Hạnh Nhi" w:date="2025-12-15T07:16:00Z"/>
          <w:lang w:val="en-US"/>
        </w:rPr>
        <w:pPrChange w:id="2535" w:author="Hạnh Nhi" w:date="2025-12-15T07:16:00Z" w16du:dateUtc="2025-12-15T00:16:00Z">
          <w:pPr>
            <w:numPr>
              <w:ilvl w:val="1"/>
              <w:numId w:val="158"/>
            </w:numPr>
            <w:tabs>
              <w:tab w:val="num" w:pos="1440"/>
            </w:tabs>
            <w:ind w:left="1440" w:hanging="360"/>
          </w:pPr>
        </w:pPrChange>
      </w:pPr>
      <w:ins w:id="2536" w:author="Hạnh Nhi" w:date="2025-12-15T07:16:00Z">
        <w:r w:rsidRPr="004D1947">
          <w:rPr>
            <w:lang w:val="en-US"/>
          </w:rPr>
          <w:t>IP</w:t>
        </w:r>
      </w:ins>
    </w:p>
    <w:p w14:paraId="64E5ACCA" w14:textId="77777777" w:rsidR="004D1947" w:rsidRPr="004D1947" w:rsidRDefault="004D1947" w:rsidP="004D1947">
      <w:pPr>
        <w:numPr>
          <w:ilvl w:val="1"/>
          <w:numId w:val="158"/>
        </w:numPr>
        <w:spacing w:after="0" w:line="360" w:lineRule="auto"/>
        <w:rPr>
          <w:ins w:id="2537" w:author="Hạnh Nhi" w:date="2025-12-15T07:16:00Z"/>
          <w:lang w:val="en-US"/>
        </w:rPr>
        <w:pPrChange w:id="2538" w:author="Hạnh Nhi" w:date="2025-12-15T07:16:00Z" w16du:dateUtc="2025-12-15T00:16:00Z">
          <w:pPr>
            <w:numPr>
              <w:ilvl w:val="1"/>
              <w:numId w:val="158"/>
            </w:numPr>
            <w:tabs>
              <w:tab w:val="num" w:pos="1440"/>
            </w:tabs>
            <w:ind w:left="1440" w:hanging="360"/>
          </w:pPr>
        </w:pPrChange>
      </w:pPr>
      <w:ins w:id="2539" w:author="Hạnh Nhi" w:date="2025-12-15T07:16:00Z">
        <w:r w:rsidRPr="004D1947">
          <w:rPr>
            <w:lang w:val="en-US"/>
          </w:rPr>
          <w:t>Subnet Mask</w:t>
        </w:r>
      </w:ins>
    </w:p>
    <w:p w14:paraId="5A22BD20" w14:textId="77777777" w:rsidR="004D1947" w:rsidRPr="004D1947" w:rsidRDefault="004D1947" w:rsidP="004D1947">
      <w:pPr>
        <w:numPr>
          <w:ilvl w:val="1"/>
          <w:numId w:val="158"/>
        </w:numPr>
        <w:spacing w:after="0" w:line="360" w:lineRule="auto"/>
        <w:rPr>
          <w:ins w:id="2540" w:author="Hạnh Nhi" w:date="2025-12-15T07:16:00Z"/>
          <w:lang w:val="en-US"/>
        </w:rPr>
        <w:pPrChange w:id="2541" w:author="Hạnh Nhi" w:date="2025-12-15T07:16:00Z" w16du:dateUtc="2025-12-15T00:16:00Z">
          <w:pPr>
            <w:numPr>
              <w:ilvl w:val="1"/>
              <w:numId w:val="158"/>
            </w:numPr>
            <w:tabs>
              <w:tab w:val="num" w:pos="1440"/>
            </w:tabs>
            <w:ind w:left="1440" w:hanging="360"/>
          </w:pPr>
        </w:pPrChange>
      </w:pPr>
      <w:ins w:id="2542" w:author="Hạnh Nhi" w:date="2025-12-15T07:16:00Z">
        <w:r w:rsidRPr="004D1947">
          <w:rPr>
            <w:lang w:val="en-US"/>
          </w:rPr>
          <w:t>Default Gateway</w:t>
        </w:r>
      </w:ins>
    </w:p>
    <w:p w14:paraId="01BE60D3" w14:textId="77777777" w:rsidR="004D1947" w:rsidRPr="004D1947" w:rsidRDefault="004D1947" w:rsidP="004D1947">
      <w:pPr>
        <w:numPr>
          <w:ilvl w:val="1"/>
          <w:numId w:val="158"/>
        </w:numPr>
        <w:spacing w:after="0" w:line="360" w:lineRule="auto"/>
        <w:rPr>
          <w:ins w:id="2543" w:author="Hạnh Nhi" w:date="2025-12-15T07:16:00Z"/>
          <w:lang w:val="en-US"/>
        </w:rPr>
        <w:pPrChange w:id="2544" w:author="Hạnh Nhi" w:date="2025-12-15T07:16:00Z" w16du:dateUtc="2025-12-15T00:16:00Z">
          <w:pPr>
            <w:numPr>
              <w:ilvl w:val="1"/>
              <w:numId w:val="158"/>
            </w:numPr>
            <w:tabs>
              <w:tab w:val="num" w:pos="1440"/>
            </w:tabs>
            <w:ind w:left="1440" w:hanging="360"/>
          </w:pPr>
        </w:pPrChange>
      </w:pPr>
      <w:ins w:id="2545" w:author="Hạnh Nhi" w:date="2025-12-15T07:16:00Z">
        <w:r w:rsidRPr="004D1947">
          <w:rPr>
            <w:lang w:val="en-US"/>
          </w:rPr>
          <w:t>DNS</w:t>
        </w:r>
      </w:ins>
    </w:p>
    <w:p w14:paraId="1B5A5A86" w14:textId="0CAEEB02" w:rsidR="004D1947" w:rsidRPr="004D1947" w:rsidRDefault="004D1947" w:rsidP="004D1947">
      <w:pPr>
        <w:numPr>
          <w:ilvl w:val="0"/>
          <w:numId w:val="158"/>
        </w:numPr>
        <w:spacing w:after="0" w:line="360" w:lineRule="auto"/>
        <w:rPr>
          <w:ins w:id="2546" w:author="Hạnh Nhi" w:date="2025-12-15T07:16:00Z"/>
          <w:lang w:val="en-US"/>
        </w:rPr>
        <w:pPrChange w:id="2547" w:author="Hạnh Nhi" w:date="2025-12-15T07:16:00Z" w16du:dateUtc="2025-12-15T00:16:00Z">
          <w:pPr/>
        </w:pPrChange>
      </w:pPr>
      <w:ins w:id="2548" w:author="Hạnh Nhi" w:date="2025-12-15T07:16:00Z">
        <w:r w:rsidRPr="004D1947">
          <w:rPr>
            <w:lang w:val="en-US"/>
          </w:rPr>
          <w:t xml:space="preserve">IP </w:t>
        </w:r>
        <w:r w:rsidRPr="004D1947">
          <w:rPr>
            <w:b/>
            <w:bCs/>
            <w:lang w:val="en-US"/>
          </w:rPr>
          <w:t>chỉ dùng tạm</w:t>
        </w:r>
        <w:r w:rsidRPr="004D1947">
          <w:rPr>
            <w:lang w:val="en-US"/>
          </w:rPr>
          <w:t xml:space="preserve"> (theo lease), hết hạn sẽ xin lại</w:t>
        </w:r>
      </w:ins>
    </w:p>
    <w:p w14:paraId="744F94AD" w14:textId="77777777" w:rsidR="004D1947" w:rsidRPr="004D1947" w:rsidRDefault="004D1947" w:rsidP="004D1947">
      <w:pPr>
        <w:spacing w:after="0" w:line="360" w:lineRule="auto"/>
        <w:rPr>
          <w:ins w:id="2549" w:author="Hạnh Nhi" w:date="2025-12-15T07:16:00Z"/>
          <w:b/>
          <w:bCs/>
          <w:lang w:val="en-US"/>
        </w:rPr>
        <w:pPrChange w:id="2550" w:author="Hạnh Nhi" w:date="2025-12-15T07:16:00Z" w16du:dateUtc="2025-12-15T00:16:00Z">
          <w:pPr/>
        </w:pPrChange>
      </w:pPr>
      <w:ins w:id="2551" w:author="Hạnh Nhi" w:date="2025-12-15T07:16:00Z">
        <w:r w:rsidRPr="004D1947">
          <w:rPr>
            <w:rFonts w:ascii="Segoe UI Emoji" w:hAnsi="Segoe UI Emoji" w:cs="Segoe UI Emoji"/>
            <w:b/>
            <w:bCs/>
            <w:lang w:val="en-US"/>
          </w:rPr>
          <w:t>📌</w:t>
        </w:r>
        <w:r w:rsidRPr="004D1947">
          <w:rPr>
            <w:b/>
            <w:bCs/>
            <w:lang w:val="en-US"/>
          </w:rPr>
          <w:t xml:space="preserve"> Ghi nhớ nhanh để thi</w:t>
        </w:r>
      </w:ins>
    </w:p>
    <w:p w14:paraId="2C07B46C" w14:textId="77777777" w:rsidR="004D1947" w:rsidRPr="004D1947" w:rsidRDefault="004D1947" w:rsidP="004D1947">
      <w:pPr>
        <w:numPr>
          <w:ilvl w:val="0"/>
          <w:numId w:val="159"/>
        </w:numPr>
        <w:spacing w:after="0" w:line="360" w:lineRule="auto"/>
        <w:rPr>
          <w:ins w:id="2552" w:author="Hạnh Nhi" w:date="2025-12-15T07:16:00Z"/>
          <w:lang w:val="en-US"/>
        </w:rPr>
        <w:pPrChange w:id="2553" w:author="Hạnh Nhi" w:date="2025-12-15T07:16:00Z" w16du:dateUtc="2025-12-15T00:16:00Z">
          <w:pPr>
            <w:numPr>
              <w:numId w:val="159"/>
            </w:numPr>
            <w:tabs>
              <w:tab w:val="num" w:pos="720"/>
            </w:tabs>
            <w:ind w:left="720" w:hanging="360"/>
          </w:pPr>
        </w:pPrChange>
      </w:pPr>
      <w:ins w:id="2554" w:author="Hạnh Nhi" w:date="2025-12-15T07:16:00Z">
        <w:r w:rsidRPr="004D1947">
          <w:rPr>
            <w:lang w:val="en-US"/>
          </w:rPr>
          <w:t xml:space="preserve">DHCP dùng </w:t>
        </w:r>
        <w:r w:rsidRPr="004D1947">
          <w:rPr>
            <w:b/>
            <w:bCs/>
            <w:lang w:val="en-US"/>
          </w:rPr>
          <w:t>broadcast</w:t>
        </w:r>
      </w:ins>
    </w:p>
    <w:p w14:paraId="3EA16B93" w14:textId="77777777" w:rsidR="004D1947" w:rsidRPr="004D1947" w:rsidRDefault="004D1947" w:rsidP="004D1947">
      <w:pPr>
        <w:numPr>
          <w:ilvl w:val="0"/>
          <w:numId w:val="159"/>
        </w:numPr>
        <w:spacing w:after="0" w:line="360" w:lineRule="auto"/>
        <w:rPr>
          <w:ins w:id="2555" w:author="Hạnh Nhi" w:date="2025-12-15T07:16:00Z"/>
          <w:lang w:val="en-US"/>
        </w:rPr>
        <w:pPrChange w:id="2556" w:author="Hạnh Nhi" w:date="2025-12-15T07:16:00Z" w16du:dateUtc="2025-12-15T00:16:00Z">
          <w:pPr>
            <w:numPr>
              <w:numId w:val="159"/>
            </w:numPr>
            <w:tabs>
              <w:tab w:val="num" w:pos="720"/>
            </w:tabs>
            <w:ind w:left="720" w:hanging="360"/>
          </w:pPr>
        </w:pPrChange>
      </w:pPr>
      <w:ins w:id="2557" w:author="Hạnh Nhi" w:date="2025-12-15T07:16:00Z">
        <w:r w:rsidRPr="004D1947">
          <w:rPr>
            <w:lang w:val="en-US"/>
          </w:rPr>
          <w:t xml:space="preserve">IP được cấp </w:t>
        </w:r>
        <w:r w:rsidRPr="004D1947">
          <w:rPr>
            <w:b/>
            <w:bCs/>
            <w:lang w:val="en-US"/>
          </w:rPr>
          <w:t>có thời hạn (lease)</w:t>
        </w:r>
      </w:ins>
    </w:p>
    <w:p w14:paraId="51A8C629" w14:textId="77777777" w:rsidR="004D1947" w:rsidRPr="004D1947" w:rsidRDefault="004D1947" w:rsidP="004D1947">
      <w:pPr>
        <w:numPr>
          <w:ilvl w:val="0"/>
          <w:numId w:val="159"/>
        </w:numPr>
        <w:spacing w:after="0" w:line="360" w:lineRule="auto"/>
        <w:rPr>
          <w:ins w:id="2558" w:author="Hạnh Nhi" w:date="2025-12-15T07:16:00Z"/>
          <w:lang w:val="en-US"/>
        </w:rPr>
        <w:pPrChange w:id="2559" w:author="Hạnh Nhi" w:date="2025-12-15T07:16:00Z" w16du:dateUtc="2025-12-15T00:16:00Z">
          <w:pPr>
            <w:numPr>
              <w:numId w:val="159"/>
            </w:numPr>
            <w:tabs>
              <w:tab w:val="num" w:pos="720"/>
            </w:tabs>
            <w:ind w:left="720" w:hanging="360"/>
          </w:pPr>
        </w:pPrChange>
      </w:pPr>
      <w:ins w:id="2560" w:author="Hạnh Nhi" w:date="2025-12-15T07:16:00Z">
        <w:r w:rsidRPr="004D1947">
          <w:rPr>
            <w:lang w:val="en-US"/>
          </w:rPr>
          <w:t xml:space="preserve">Cấp kèm </w:t>
        </w:r>
        <w:r w:rsidRPr="004D1947">
          <w:rPr>
            <w:b/>
            <w:bCs/>
            <w:lang w:val="en-US"/>
          </w:rPr>
          <w:t>các thông tin mạng khác</w:t>
        </w:r>
      </w:ins>
    </w:p>
    <w:p w14:paraId="52C6F1FA" w14:textId="77777777" w:rsidR="004D1947" w:rsidRPr="004D1947" w:rsidRDefault="004D1947" w:rsidP="004D1947">
      <w:pPr>
        <w:spacing w:after="0" w:line="360" w:lineRule="auto"/>
        <w:rPr>
          <w:ins w:id="2561" w:author="Hạnh Nhi" w:date="2025-12-15T07:16:00Z"/>
          <w:lang w:val="en-US"/>
        </w:rPr>
        <w:pPrChange w:id="2562" w:author="Hạnh Nhi" w:date="2025-12-15T07:16:00Z" w16du:dateUtc="2025-12-15T00:16:00Z">
          <w:pPr/>
        </w:pPrChange>
      </w:pPr>
      <w:ins w:id="2563" w:author="Hạnh Nhi" w:date="2025-12-15T07:16:00Z">
        <w:r w:rsidRPr="004D1947">
          <w:rPr>
            <w:rFonts w:ascii="Segoe UI Emoji" w:hAnsi="Segoe UI Emoji" w:cs="Segoe UI Emoji"/>
            <w:lang w:val="en-US"/>
          </w:rPr>
          <w:t>👉</w:t>
        </w:r>
        <w:r w:rsidRPr="004D1947">
          <w:rPr>
            <w:lang w:val="en-US"/>
          </w:rPr>
          <w:t xml:space="preserve"> </w:t>
        </w:r>
        <w:r w:rsidRPr="004D1947">
          <w:rPr>
            <w:b/>
            <w:bCs/>
            <w:lang w:val="en-US"/>
          </w:rPr>
          <w:t>Câu nhớ tủ:</w:t>
        </w:r>
      </w:ins>
    </w:p>
    <w:p w14:paraId="353DF0EB" w14:textId="77777777" w:rsidR="004D1947" w:rsidRPr="004D1947" w:rsidRDefault="004D1947" w:rsidP="004D1947">
      <w:pPr>
        <w:spacing w:after="0" w:line="360" w:lineRule="auto"/>
        <w:rPr>
          <w:ins w:id="2564" w:author="Hạnh Nhi" w:date="2025-12-15T07:16:00Z"/>
          <w:lang w:val="en-US"/>
        </w:rPr>
        <w:pPrChange w:id="2565" w:author="Hạnh Nhi" w:date="2025-12-15T07:16:00Z" w16du:dateUtc="2025-12-15T00:16:00Z">
          <w:pPr/>
        </w:pPrChange>
      </w:pPr>
      <w:ins w:id="2566" w:author="Hạnh Nhi" w:date="2025-12-15T07:16:00Z">
        <w:r w:rsidRPr="004D1947">
          <w:rPr>
            <w:i/>
            <w:iCs/>
            <w:lang w:val="en-US"/>
          </w:rPr>
          <w:t>Client broadcast xin IP, DHCP server cấp IP có thời hạn kèm cấu hình mạng.</w:t>
        </w:r>
      </w:ins>
    </w:p>
    <w:p w14:paraId="2F6BFBDA" w14:textId="158CA152" w:rsidR="004D1947" w:rsidRDefault="003062D5" w:rsidP="004D1947">
      <w:pPr>
        <w:rPr>
          <w:ins w:id="2567" w:author="Hạnh Nhi" w:date="2025-12-15T07:18:00Z" w16du:dateUtc="2025-12-15T00:18:00Z"/>
          <w:lang w:val="en-US"/>
        </w:rPr>
      </w:pPr>
      <w:ins w:id="2568" w:author="Hạnh Nhi" w:date="2025-12-15T07:18:00Z" w16du:dateUtc="2025-12-15T00:18:00Z">
        <w:r w:rsidRPr="003062D5">
          <w:rPr>
            <w:lang w:val="en-US"/>
          </w:rPr>
          <w:drawing>
            <wp:inline distT="0" distB="0" distL="0" distR="0" wp14:anchorId="4F158C66" wp14:editId="20F58CF6">
              <wp:extent cx="3847519" cy="3448050"/>
              <wp:effectExtent l="0" t="0" r="635" b="0"/>
              <wp:docPr id="777783512" name="Picture 1" descr="A diagram of a client and serv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77783512" name="Picture 1" descr="A diagram of a client and server&#10;&#10;AI-generated content may be incorrect."/>
                      <pic:cNvPicPr/>
                    </pic:nvPicPr>
                    <pic:blipFill>
                      <a:blip r:embed="rId10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51144" cy="34512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2F9DF0D" w14:textId="77777777" w:rsidR="003062D5" w:rsidRPr="003062D5" w:rsidRDefault="003062D5" w:rsidP="003062D5">
      <w:pPr>
        <w:numPr>
          <w:ilvl w:val="0"/>
          <w:numId w:val="160"/>
        </w:numPr>
        <w:rPr>
          <w:ins w:id="2569" w:author="Hạnh Nhi" w:date="2025-12-15T07:18:00Z"/>
          <w:b/>
          <w:bCs/>
          <w:lang w:val="en-US"/>
        </w:rPr>
      </w:pPr>
      <w:ins w:id="2570" w:author="Hạnh Nhi" w:date="2025-12-15T07:18:00Z">
        <w:r w:rsidRPr="003062D5">
          <w:rPr>
            <w:rFonts w:ascii="Segoe UI Emoji" w:hAnsi="Segoe UI Emoji" w:cs="Segoe UI Emoji"/>
            <w:b/>
            <w:bCs/>
            <w:lang w:val="en-US"/>
          </w:rPr>
          <w:t>🔁</w:t>
        </w:r>
        <w:r w:rsidRPr="003062D5">
          <w:rPr>
            <w:b/>
            <w:bCs/>
            <w:lang w:val="en-US"/>
          </w:rPr>
          <w:t xml:space="preserve"> Quy trình DHCP (DORA – 4 bước)</w:t>
        </w:r>
      </w:ins>
    </w:p>
    <w:p w14:paraId="36EED58F" w14:textId="77777777" w:rsidR="003062D5" w:rsidRPr="003062D5" w:rsidRDefault="003062D5" w:rsidP="003062D5">
      <w:pPr>
        <w:spacing w:after="0" w:line="360" w:lineRule="auto"/>
        <w:rPr>
          <w:ins w:id="2571" w:author="Hạnh Nhi" w:date="2025-12-15T07:18:00Z"/>
          <w:b/>
          <w:bCs/>
          <w:lang w:val="en-US"/>
        </w:rPr>
        <w:pPrChange w:id="2572" w:author="Hạnh Nhi" w:date="2025-12-15T07:18:00Z" w16du:dateUtc="2025-12-15T00:18:00Z">
          <w:pPr/>
        </w:pPrChange>
      </w:pPr>
      <w:ins w:id="2573" w:author="Hạnh Nhi" w:date="2025-12-15T07:18:00Z">
        <w:r w:rsidRPr="003062D5">
          <w:rPr>
            <w:b/>
            <w:bCs/>
            <w:lang w:val="en-US"/>
          </w:rPr>
          <w:t>1️</w:t>
        </w:r>
        <w:r w:rsidRPr="003062D5">
          <w:rPr>
            <w:rFonts w:ascii="Segoe UI Symbol" w:hAnsi="Segoe UI Symbol" w:cs="Segoe UI Symbol"/>
            <w:b/>
            <w:bCs/>
            <w:lang w:val="en-US"/>
          </w:rPr>
          <w:t>⃣</w:t>
        </w:r>
        <w:r w:rsidRPr="003062D5">
          <w:rPr>
            <w:b/>
            <w:bCs/>
            <w:lang w:val="en-US"/>
          </w:rPr>
          <w:t xml:space="preserve"> DHCPDISCOVER</w:t>
        </w:r>
      </w:ins>
    </w:p>
    <w:p w14:paraId="03838EA4" w14:textId="77777777" w:rsidR="003062D5" w:rsidRPr="003062D5" w:rsidRDefault="003062D5" w:rsidP="003062D5">
      <w:pPr>
        <w:numPr>
          <w:ilvl w:val="0"/>
          <w:numId w:val="160"/>
        </w:numPr>
        <w:spacing w:after="0" w:line="360" w:lineRule="auto"/>
        <w:rPr>
          <w:ins w:id="2574" w:author="Hạnh Nhi" w:date="2025-12-15T07:18:00Z"/>
          <w:lang w:val="en-US"/>
        </w:rPr>
        <w:pPrChange w:id="2575" w:author="Hạnh Nhi" w:date="2025-12-15T07:18:00Z" w16du:dateUtc="2025-12-15T00:18:00Z">
          <w:pPr>
            <w:numPr>
              <w:numId w:val="160"/>
            </w:numPr>
            <w:tabs>
              <w:tab w:val="num" w:pos="720"/>
            </w:tabs>
            <w:ind w:left="720" w:hanging="360"/>
          </w:pPr>
        </w:pPrChange>
      </w:pPr>
      <w:ins w:id="2576" w:author="Hạnh Nhi" w:date="2025-12-15T07:18:00Z">
        <w:r w:rsidRPr="003062D5">
          <w:rPr>
            <w:b/>
            <w:bCs/>
            <w:lang w:val="en-US"/>
          </w:rPr>
          <w:lastRenderedPageBreak/>
          <w:t>Client → Broadcast</w:t>
        </w:r>
      </w:ins>
    </w:p>
    <w:p w14:paraId="6903EC30" w14:textId="77777777" w:rsidR="003062D5" w:rsidRPr="003062D5" w:rsidRDefault="003062D5" w:rsidP="003062D5">
      <w:pPr>
        <w:numPr>
          <w:ilvl w:val="0"/>
          <w:numId w:val="160"/>
        </w:numPr>
        <w:spacing w:after="0" w:line="360" w:lineRule="auto"/>
        <w:rPr>
          <w:ins w:id="2577" w:author="Hạnh Nhi" w:date="2025-12-15T07:18:00Z"/>
          <w:lang w:val="en-US"/>
        </w:rPr>
        <w:pPrChange w:id="2578" w:author="Hạnh Nhi" w:date="2025-12-15T07:18:00Z" w16du:dateUtc="2025-12-15T00:18:00Z">
          <w:pPr>
            <w:numPr>
              <w:numId w:val="160"/>
            </w:numPr>
            <w:tabs>
              <w:tab w:val="num" w:pos="720"/>
            </w:tabs>
            <w:ind w:left="720" w:hanging="360"/>
          </w:pPr>
        </w:pPrChange>
      </w:pPr>
      <w:ins w:id="2579" w:author="Hạnh Nhi" w:date="2025-12-15T07:18:00Z">
        <w:r w:rsidRPr="003062D5">
          <w:rPr>
            <w:lang w:val="en-US"/>
          </w:rPr>
          <w:t>Client gửi yêu cầu tìm DHCP Server</w:t>
        </w:r>
      </w:ins>
    </w:p>
    <w:p w14:paraId="5B1200C7" w14:textId="053F3679" w:rsidR="003062D5" w:rsidRPr="003062D5" w:rsidRDefault="003062D5" w:rsidP="003062D5">
      <w:pPr>
        <w:numPr>
          <w:ilvl w:val="0"/>
          <w:numId w:val="160"/>
        </w:numPr>
        <w:spacing w:after="0" w:line="360" w:lineRule="auto"/>
        <w:rPr>
          <w:ins w:id="2580" w:author="Hạnh Nhi" w:date="2025-12-15T07:18:00Z"/>
          <w:lang w:val="en-US"/>
        </w:rPr>
        <w:pPrChange w:id="2581" w:author="Hạnh Nhi" w:date="2025-12-15T07:18:00Z" w16du:dateUtc="2025-12-15T00:18:00Z">
          <w:pPr/>
        </w:pPrChange>
      </w:pPr>
      <w:ins w:id="2582" w:author="Hạnh Nhi" w:date="2025-12-15T07:18:00Z">
        <w:r w:rsidRPr="003062D5">
          <w:rPr>
            <w:rFonts w:ascii="Segoe UI Emoji" w:hAnsi="Segoe UI Emoji" w:cs="Segoe UI Emoji"/>
            <w:lang w:val="en-US"/>
          </w:rPr>
          <w:t>👉</w:t>
        </w:r>
        <w:r w:rsidRPr="003062D5">
          <w:rPr>
            <w:lang w:val="en-US"/>
          </w:rPr>
          <w:t xml:space="preserve"> </w:t>
        </w:r>
        <w:r w:rsidRPr="003062D5">
          <w:rPr>
            <w:i/>
            <w:iCs/>
            <w:lang w:val="en-US"/>
          </w:rPr>
          <w:t>“Có DHCP server nào cấp IP cho tôi không?”</w:t>
        </w:r>
      </w:ins>
    </w:p>
    <w:p w14:paraId="5CB4C5D5" w14:textId="77777777" w:rsidR="003062D5" w:rsidRPr="003062D5" w:rsidRDefault="003062D5" w:rsidP="003062D5">
      <w:pPr>
        <w:spacing w:after="0" w:line="360" w:lineRule="auto"/>
        <w:rPr>
          <w:ins w:id="2583" w:author="Hạnh Nhi" w:date="2025-12-15T07:18:00Z"/>
          <w:b/>
          <w:bCs/>
          <w:lang w:val="en-US"/>
        </w:rPr>
        <w:pPrChange w:id="2584" w:author="Hạnh Nhi" w:date="2025-12-15T07:18:00Z" w16du:dateUtc="2025-12-15T00:18:00Z">
          <w:pPr/>
        </w:pPrChange>
      </w:pPr>
      <w:ins w:id="2585" w:author="Hạnh Nhi" w:date="2025-12-15T07:18:00Z">
        <w:r w:rsidRPr="003062D5">
          <w:rPr>
            <w:b/>
            <w:bCs/>
            <w:lang w:val="en-US"/>
          </w:rPr>
          <w:t>2️</w:t>
        </w:r>
        <w:r w:rsidRPr="003062D5">
          <w:rPr>
            <w:rFonts w:ascii="Segoe UI Symbol" w:hAnsi="Segoe UI Symbol" w:cs="Segoe UI Symbol"/>
            <w:b/>
            <w:bCs/>
            <w:lang w:val="en-US"/>
          </w:rPr>
          <w:t>⃣</w:t>
        </w:r>
        <w:r w:rsidRPr="003062D5">
          <w:rPr>
            <w:b/>
            <w:bCs/>
            <w:lang w:val="en-US"/>
          </w:rPr>
          <w:t xml:space="preserve"> DHCPOFFER</w:t>
        </w:r>
      </w:ins>
    </w:p>
    <w:p w14:paraId="1E1659AB" w14:textId="77777777" w:rsidR="003062D5" w:rsidRPr="003062D5" w:rsidRDefault="003062D5" w:rsidP="003062D5">
      <w:pPr>
        <w:numPr>
          <w:ilvl w:val="0"/>
          <w:numId w:val="161"/>
        </w:numPr>
        <w:spacing w:after="0" w:line="360" w:lineRule="auto"/>
        <w:rPr>
          <w:ins w:id="2586" w:author="Hạnh Nhi" w:date="2025-12-15T07:18:00Z"/>
          <w:lang w:val="en-US"/>
        </w:rPr>
        <w:pPrChange w:id="2587" w:author="Hạnh Nhi" w:date="2025-12-15T07:18:00Z" w16du:dateUtc="2025-12-15T00:18:00Z">
          <w:pPr>
            <w:numPr>
              <w:numId w:val="161"/>
            </w:numPr>
            <w:tabs>
              <w:tab w:val="num" w:pos="720"/>
            </w:tabs>
            <w:ind w:left="720" w:hanging="360"/>
          </w:pPr>
        </w:pPrChange>
      </w:pPr>
      <w:ins w:id="2588" w:author="Hạnh Nhi" w:date="2025-12-15T07:18:00Z">
        <w:r w:rsidRPr="003062D5">
          <w:rPr>
            <w:b/>
            <w:bCs/>
            <w:lang w:val="en-US"/>
          </w:rPr>
          <w:t>Server → Client</w:t>
        </w:r>
      </w:ins>
    </w:p>
    <w:p w14:paraId="5A7AAE11" w14:textId="77777777" w:rsidR="003062D5" w:rsidRPr="003062D5" w:rsidRDefault="003062D5" w:rsidP="003062D5">
      <w:pPr>
        <w:numPr>
          <w:ilvl w:val="0"/>
          <w:numId w:val="161"/>
        </w:numPr>
        <w:spacing w:after="0" w:line="360" w:lineRule="auto"/>
        <w:rPr>
          <w:ins w:id="2589" w:author="Hạnh Nhi" w:date="2025-12-15T07:18:00Z"/>
          <w:lang w:val="en-US"/>
        </w:rPr>
        <w:pPrChange w:id="2590" w:author="Hạnh Nhi" w:date="2025-12-15T07:18:00Z" w16du:dateUtc="2025-12-15T00:18:00Z">
          <w:pPr>
            <w:numPr>
              <w:numId w:val="161"/>
            </w:numPr>
            <w:tabs>
              <w:tab w:val="num" w:pos="720"/>
            </w:tabs>
            <w:ind w:left="720" w:hanging="360"/>
          </w:pPr>
        </w:pPrChange>
      </w:pPr>
      <w:ins w:id="2591" w:author="Hạnh Nhi" w:date="2025-12-15T07:18:00Z">
        <w:r w:rsidRPr="003062D5">
          <w:rPr>
            <w:lang w:val="en-US"/>
          </w:rPr>
          <w:t>DHCP Server đề xuất một địa chỉ IP khả dụng</w:t>
        </w:r>
      </w:ins>
    </w:p>
    <w:p w14:paraId="27D71406" w14:textId="3D68100F" w:rsidR="003062D5" w:rsidRPr="003062D5" w:rsidRDefault="003062D5" w:rsidP="003062D5">
      <w:pPr>
        <w:numPr>
          <w:ilvl w:val="0"/>
          <w:numId w:val="161"/>
        </w:numPr>
        <w:spacing w:after="0" w:line="360" w:lineRule="auto"/>
        <w:rPr>
          <w:ins w:id="2592" w:author="Hạnh Nhi" w:date="2025-12-15T07:18:00Z"/>
          <w:lang w:val="en-US"/>
        </w:rPr>
        <w:pPrChange w:id="2593" w:author="Hạnh Nhi" w:date="2025-12-15T07:18:00Z" w16du:dateUtc="2025-12-15T00:18:00Z">
          <w:pPr/>
        </w:pPrChange>
      </w:pPr>
      <w:ins w:id="2594" w:author="Hạnh Nhi" w:date="2025-12-15T07:18:00Z">
        <w:r w:rsidRPr="003062D5">
          <w:rPr>
            <w:rFonts w:ascii="Segoe UI Emoji" w:hAnsi="Segoe UI Emoji" w:cs="Segoe UI Emoji"/>
            <w:lang w:val="en-US"/>
          </w:rPr>
          <w:t>👉</w:t>
        </w:r>
        <w:r w:rsidRPr="003062D5">
          <w:rPr>
            <w:lang w:val="en-US"/>
          </w:rPr>
          <w:t xml:space="preserve"> </w:t>
        </w:r>
        <w:r w:rsidRPr="003062D5">
          <w:rPr>
            <w:i/>
            <w:iCs/>
            <w:lang w:val="en-US"/>
          </w:rPr>
          <w:t>“Tôi có IP này cho bạn dùng”</w:t>
        </w:r>
      </w:ins>
    </w:p>
    <w:p w14:paraId="0127ED65" w14:textId="77777777" w:rsidR="003062D5" w:rsidRPr="003062D5" w:rsidRDefault="003062D5" w:rsidP="003062D5">
      <w:pPr>
        <w:spacing w:after="0" w:line="360" w:lineRule="auto"/>
        <w:rPr>
          <w:ins w:id="2595" w:author="Hạnh Nhi" w:date="2025-12-15T07:18:00Z"/>
          <w:b/>
          <w:bCs/>
          <w:lang w:val="en-US"/>
        </w:rPr>
        <w:pPrChange w:id="2596" w:author="Hạnh Nhi" w:date="2025-12-15T07:18:00Z" w16du:dateUtc="2025-12-15T00:18:00Z">
          <w:pPr/>
        </w:pPrChange>
      </w:pPr>
      <w:ins w:id="2597" w:author="Hạnh Nhi" w:date="2025-12-15T07:18:00Z">
        <w:r w:rsidRPr="003062D5">
          <w:rPr>
            <w:b/>
            <w:bCs/>
            <w:lang w:val="en-US"/>
          </w:rPr>
          <w:t>3️</w:t>
        </w:r>
        <w:r w:rsidRPr="003062D5">
          <w:rPr>
            <w:rFonts w:ascii="Segoe UI Symbol" w:hAnsi="Segoe UI Symbol" w:cs="Segoe UI Symbol"/>
            <w:b/>
            <w:bCs/>
            <w:lang w:val="en-US"/>
          </w:rPr>
          <w:t>⃣</w:t>
        </w:r>
        <w:r w:rsidRPr="003062D5">
          <w:rPr>
            <w:b/>
            <w:bCs/>
            <w:lang w:val="en-US"/>
          </w:rPr>
          <w:t xml:space="preserve"> DHCPREQUEST</w:t>
        </w:r>
      </w:ins>
    </w:p>
    <w:p w14:paraId="73CAEC8B" w14:textId="77777777" w:rsidR="003062D5" w:rsidRPr="003062D5" w:rsidRDefault="003062D5" w:rsidP="003062D5">
      <w:pPr>
        <w:numPr>
          <w:ilvl w:val="0"/>
          <w:numId w:val="162"/>
        </w:numPr>
        <w:spacing w:after="0" w:line="360" w:lineRule="auto"/>
        <w:rPr>
          <w:ins w:id="2598" w:author="Hạnh Nhi" w:date="2025-12-15T07:18:00Z"/>
          <w:lang w:val="en-US"/>
        </w:rPr>
        <w:pPrChange w:id="2599" w:author="Hạnh Nhi" w:date="2025-12-15T07:18:00Z" w16du:dateUtc="2025-12-15T00:18:00Z">
          <w:pPr>
            <w:numPr>
              <w:numId w:val="162"/>
            </w:numPr>
            <w:tabs>
              <w:tab w:val="num" w:pos="720"/>
            </w:tabs>
            <w:ind w:left="720" w:hanging="360"/>
          </w:pPr>
        </w:pPrChange>
      </w:pPr>
      <w:ins w:id="2600" w:author="Hạnh Nhi" w:date="2025-12-15T07:18:00Z">
        <w:r w:rsidRPr="003062D5">
          <w:rPr>
            <w:b/>
            <w:bCs/>
            <w:lang w:val="en-US"/>
          </w:rPr>
          <w:t>Client → Server</w:t>
        </w:r>
      </w:ins>
    </w:p>
    <w:p w14:paraId="4AE17AD2" w14:textId="77777777" w:rsidR="003062D5" w:rsidRPr="003062D5" w:rsidRDefault="003062D5" w:rsidP="003062D5">
      <w:pPr>
        <w:numPr>
          <w:ilvl w:val="0"/>
          <w:numId w:val="162"/>
        </w:numPr>
        <w:spacing w:after="0" w:line="360" w:lineRule="auto"/>
        <w:rPr>
          <w:ins w:id="2601" w:author="Hạnh Nhi" w:date="2025-12-15T07:18:00Z"/>
          <w:lang w:val="en-US"/>
        </w:rPr>
        <w:pPrChange w:id="2602" w:author="Hạnh Nhi" w:date="2025-12-15T07:18:00Z" w16du:dateUtc="2025-12-15T00:18:00Z">
          <w:pPr>
            <w:numPr>
              <w:numId w:val="162"/>
            </w:numPr>
            <w:tabs>
              <w:tab w:val="num" w:pos="720"/>
            </w:tabs>
            <w:ind w:left="720" w:hanging="360"/>
          </w:pPr>
        </w:pPrChange>
      </w:pPr>
      <w:ins w:id="2603" w:author="Hạnh Nhi" w:date="2025-12-15T07:18:00Z">
        <w:r w:rsidRPr="003062D5">
          <w:rPr>
            <w:lang w:val="en-US"/>
          </w:rPr>
          <w:t>Client chấp nhận IP được đề nghị và yêu cầu chính thức</w:t>
        </w:r>
      </w:ins>
    </w:p>
    <w:p w14:paraId="56BD144C" w14:textId="216FA242" w:rsidR="003062D5" w:rsidRPr="003062D5" w:rsidRDefault="003062D5" w:rsidP="003062D5">
      <w:pPr>
        <w:numPr>
          <w:ilvl w:val="0"/>
          <w:numId w:val="162"/>
        </w:numPr>
        <w:spacing w:after="0" w:line="360" w:lineRule="auto"/>
        <w:rPr>
          <w:ins w:id="2604" w:author="Hạnh Nhi" w:date="2025-12-15T07:18:00Z"/>
          <w:lang w:val="en-US"/>
        </w:rPr>
        <w:pPrChange w:id="2605" w:author="Hạnh Nhi" w:date="2025-12-15T07:18:00Z" w16du:dateUtc="2025-12-15T00:18:00Z">
          <w:pPr/>
        </w:pPrChange>
      </w:pPr>
      <w:ins w:id="2606" w:author="Hạnh Nhi" w:date="2025-12-15T07:18:00Z">
        <w:r w:rsidRPr="003062D5">
          <w:rPr>
            <w:rFonts w:ascii="Segoe UI Emoji" w:hAnsi="Segoe UI Emoji" w:cs="Segoe UI Emoji"/>
            <w:lang w:val="en-US"/>
          </w:rPr>
          <w:t>👉</w:t>
        </w:r>
        <w:r w:rsidRPr="003062D5">
          <w:rPr>
            <w:lang w:val="en-US"/>
          </w:rPr>
          <w:t xml:space="preserve"> </w:t>
        </w:r>
        <w:r w:rsidRPr="003062D5">
          <w:rPr>
            <w:i/>
            <w:iCs/>
            <w:lang w:val="en-US"/>
          </w:rPr>
          <w:t>“Tôi đồng ý dùng IP này”</w:t>
        </w:r>
      </w:ins>
    </w:p>
    <w:p w14:paraId="2EC088F1" w14:textId="77777777" w:rsidR="003062D5" w:rsidRPr="003062D5" w:rsidRDefault="003062D5" w:rsidP="003062D5">
      <w:pPr>
        <w:spacing w:after="0" w:line="360" w:lineRule="auto"/>
        <w:rPr>
          <w:ins w:id="2607" w:author="Hạnh Nhi" w:date="2025-12-15T07:18:00Z"/>
          <w:b/>
          <w:bCs/>
          <w:lang w:val="en-US"/>
        </w:rPr>
        <w:pPrChange w:id="2608" w:author="Hạnh Nhi" w:date="2025-12-15T07:18:00Z" w16du:dateUtc="2025-12-15T00:18:00Z">
          <w:pPr/>
        </w:pPrChange>
      </w:pPr>
      <w:ins w:id="2609" w:author="Hạnh Nhi" w:date="2025-12-15T07:18:00Z">
        <w:r w:rsidRPr="003062D5">
          <w:rPr>
            <w:b/>
            <w:bCs/>
            <w:lang w:val="en-US"/>
          </w:rPr>
          <w:t>4️</w:t>
        </w:r>
        <w:r w:rsidRPr="003062D5">
          <w:rPr>
            <w:rFonts w:ascii="Segoe UI Symbol" w:hAnsi="Segoe UI Symbol" w:cs="Segoe UI Symbol"/>
            <w:b/>
            <w:bCs/>
            <w:lang w:val="en-US"/>
          </w:rPr>
          <w:t>⃣</w:t>
        </w:r>
        <w:r w:rsidRPr="003062D5">
          <w:rPr>
            <w:b/>
            <w:bCs/>
            <w:lang w:val="en-US"/>
          </w:rPr>
          <w:t xml:space="preserve"> DHCPACK</w:t>
        </w:r>
      </w:ins>
    </w:p>
    <w:p w14:paraId="2B525D85" w14:textId="77777777" w:rsidR="003062D5" w:rsidRPr="003062D5" w:rsidRDefault="003062D5" w:rsidP="003062D5">
      <w:pPr>
        <w:numPr>
          <w:ilvl w:val="0"/>
          <w:numId w:val="163"/>
        </w:numPr>
        <w:spacing w:after="0" w:line="360" w:lineRule="auto"/>
        <w:rPr>
          <w:ins w:id="2610" w:author="Hạnh Nhi" w:date="2025-12-15T07:18:00Z"/>
          <w:lang w:val="en-US"/>
        </w:rPr>
        <w:pPrChange w:id="2611" w:author="Hạnh Nhi" w:date="2025-12-15T07:18:00Z" w16du:dateUtc="2025-12-15T00:18:00Z">
          <w:pPr>
            <w:numPr>
              <w:numId w:val="163"/>
            </w:numPr>
            <w:tabs>
              <w:tab w:val="num" w:pos="720"/>
            </w:tabs>
            <w:ind w:left="720" w:hanging="360"/>
          </w:pPr>
        </w:pPrChange>
      </w:pPr>
      <w:ins w:id="2612" w:author="Hạnh Nhi" w:date="2025-12-15T07:18:00Z">
        <w:r w:rsidRPr="003062D5">
          <w:rPr>
            <w:b/>
            <w:bCs/>
            <w:lang w:val="en-US"/>
          </w:rPr>
          <w:t>Server → Client</w:t>
        </w:r>
      </w:ins>
    </w:p>
    <w:p w14:paraId="11DA743C" w14:textId="77777777" w:rsidR="003062D5" w:rsidRPr="003062D5" w:rsidRDefault="003062D5" w:rsidP="003062D5">
      <w:pPr>
        <w:numPr>
          <w:ilvl w:val="0"/>
          <w:numId w:val="163"/>
        </w:numPr>
        <w:spacing w:after="0" w:line="360" w:lineRule="auto"/>
        <w:rPr>
          <w:ins w:id="2613" w:author="Hạnh Nhi" w:date="2025-12-15T07:18:00Z"/>
          <w:lang w:val="en-US"/>
        </w:rPr>
        <w:pPrChange w:id="2614" w:author="Hạnh Nhi" w:date="2025-12-15T07:18:00Z" w16du:dateUtc="2025-12-15T00:18:00Z">
          <w:pPr>
            <w:numPr>
              <w:numId w:val="163"/>
            </w:numPr>
            <w:tabs>
              <w:tab w:val="num" w:pos="720"/>
            </w:tabs>
            <w:ind w:left="720" w:hanging="360"/>
          </w:pPr>
        </w:pPrChange>
      </w:pPr>
      <w:ins w:id="2615" w:author="Hạnh Nhi" w:date="2025-12-15T07:18:00Z">
        <w:r w:rsidRPr="003062D5">
          <w:rPr>
            <w:lang w:val="en-US"/>
          </w:rPr>
          <w:t>Server xác nhận và cấp IP + cấu hình mạng</w:t>
        </w:r>
      </w:ins>
    </w:p>
    <w:p w14:paraId="04A9EF20" w14:textId="77777777" w:rsidR="003062D5" w:rsidRPr="003062D5" w:rsidRDefault="003062D5" w:rsidP="003062D5">
      <w:pPr>
        <w:numPr>
          <w:ilvl w:val="1"/>
          <w:numId w:val="163"/>
        </w:numPr>
        <w:spacing w:after="0" w:line="360" w:lineRule="auto"/>
        <w:rPr>
          <w:ins w:id="2616" w:author="Hạnh Nhi" w:date="2025-12-15T07:18:00Z"/>
          <w:lang w:val="en-US"/>
        </w:rPr>
        <w:pPrChange w:id="2617" w:author="Hạnh Nhi" w:date="2025-12-15T07:18:00Z" w16du:dateUtc="2025-12-15T00:18:00Z">
          <w:pPr>
            <w:numPr>
              <w:ilvl w:val="1"/>
              <w:numId w:val="163"/>
            </w:numPr>
            <w:tabs>
              <w:tab w:val="num" w:pos="1440"/>
            </w:tabs>
            <w:ind w:left="1440" w:hanging="360"/>
          </w:pPr>
        </w:pPrChange>
      </w:pPr>
      <w:ins w:id="2618" w:author="Hạnh Nhi" w:date="2025-12-15T07:18:00Z">
        <w:r w:rsidRPr="003062D5">
          <w:rPr>
            <w:lang w:val="en-US"/>
          </w:rPr>
          <w:t>IP address</w:t>
        </w:r>
      </w:ins>
    </w:p>
    <w:p w14:paraId="0647637D" w14:textId="77777777" w:rsidR="003062D5" w:rsidRPr="003062D5" w:rsidRDefault="003062D5" w:rsidP="003062D5">
      <w:pPr>
        <w:numPr>
          <w:ilvl w:val="1"/>
          <w:numId w:val="163"/>
        </w:numPr>
        <w:spacing w:after="0" w:line="360" w:lineRule="auto"/>
        <w:rPr>
          <w:ins w:id="2619" w:author="Hạnh Nhi" w:date="2025-12-15T07:18:00Z"/>
          <w:lang w:val="en-US"/>
        </w:rPr>
        <w:pPrChange w:id="2620" w:author="Hạnh Nhi" w:date="2025-12-15T07:18:00Z" w16du:dateUtc="2025-12-15T00:18:00Z">
          <w:pPr>
            <w:numPr>
              <w:ilvl w:val="1"/>
              <w:numId w:val="163"/>
            </w:numPr>
            <w:tabs>
              <w:tab w:val="num" w:pos="1440"/>
            </w:tabs>
            <w:ind w:left="1440" w:hanging="360"/>
          </w:pPr>
        </w:pPrChange>
      </w:pPr>
      <w:ins w:id="2621" w:author="Hạnh Nhi" w:date="2025-12-15T07:18:00Z">
        <w:r w:rsidRPr="003062D5">
          <w:rPr>
            <w:lang w:val="en-US"/>
          </w:rPr>
          <w:t>Subnet mask</w:t>
        </w:r>
      </w:ins>
    </w:p>
    <w:p w14:paraId="7BC0631C" w14:textId="77777777" w:rsidR="003062D5" w:rsidRPr="003062D5" w:rsidRDefault="003062D5" w:rsidP="003062D5">
      <w:pPr>
        <w:numPr>
          <w:ilvl w:val="1"/>
          <w:numId w:val="163"/>
        </w:numPr>
        <w:spacing w:after="0" w:line="360" w:lineRule="auto"/>
        <w:rPr>
          <w:ins w:id="2622" w:author="Hạnh Nhi" w:date="2025-12-15T07:18:00Z"/>
          <w:lang w:val="en-US"/>
        </w:rPr>
        <w:pPrChange w:id="2623" w:author="Hạnh Nhi" w:date="2025-12-15T07:18:00Z" w16du:dateUtc="2025-12-15T00:18:00Z">
          <w:pPr>
            <w:numPr>
              <w:ilvl w:val="1"/>
              <w:numId w:val="163"/>
            </w:numPr>
            <w:tabs>
              <w:tab w:val="num" w:pos="1440"/>
            </w:tabs>
            <w:ind w:left="1440" w:hanging="360"/>
          </w:pPr>
        </w:pPrChange>
      </w:pPr>
      <w:ins w:id="2624" w:author="Hạnh Nhi" w:date="2025-12-15T07:18:00Z">
        <w:r w:rsidRPr="003062D5">
          <w:rPr>
            <w:lang w:val="en-US"/>
          </w:rPr>
          <w:t>Default gateway</w:t>
        </w:r>
      </w:ins>
    </w:p>
    <w:p w14:paraId="1EA72BED" w14:textId="77777777" w:rsidR="003062D5" w:rsidRPr="003062D5" w:rsidRDefault="003062D5" w:rsidP="003062D5">
      <w:pPr>
        <w:numPr>
          <w:ilvl w:val="1"/>
          <w:numId w:val="163"/>
        </w:numPr>
        <w:spacing w:after="0" w:line="360" w:lineRule="auto"/>
        <w:rPr>
          <w:ins w:id="2625" w:author="Hạnh Nhi" w:date="2025-12-15T07:18:00Z"/>
          <w:lang w:val="en-US"/>
        </w:rPr>
        <w:pPrChange w:id="2626" w:author="Hạnh Nhi" w:date="2025-12-15T07:18:00Z" w16du:dateUtc="2025-12-15T00:18:00Z">
          <w:pPr>
            <w:numPr>
              <w:ilvl w:val="1"/>
              <w:numId w:val="163"/>
            </w:numPr>
            <w:tabs>
              <w:tab w:val="num" w:pos="1440"/>
            </w:tabs>
            <w:ind w:left="1440" w:hanging="360"/>
          </w:pPr>
        </w:pPrChange>
      </w:pPr>
      <w:ins w:id="2627" w:author="Hạnh Nhi" w:date="2025-12-15T07:18:00Z">
        <w:r w:rsidRPr="003062D5">
          <w:rPr>
            <w:lang w:val="en-US"/>
          </w:rPr>
          <w:t>DNS</w:t>
        </w:r>
      </w:ins>
    </w:p>
    <w:p w14:paraId="349CD967" w14:textId="46F3486B" w:rsidR="003062D5" w:rsidRPr="003062D5" w:rsidRDefault="003062D5" w:rsidP="003062D5">
      <w:pPr>
        <w:numPr>
          <w:ilvl w:val="0"/>
          <w:numId w:val="163"/>
        </w:numPr>
        <w:spacing w:after="0" w:line="360" w:lineRule="auto"/>
        <w:rPr>
          <w:ins w:id="2628" w:author="Hạnh Nhi" w:date="2025-12-15T07:18:00Z"/>
          <w:lang w:val="en-US"/>
        </w:rPr>
        <w:pPrChange w:id="2629" w:author="Hạnh Nhi" w:date="2025-12-15T07:18:00Z" w16du:dateUtc="2025-12-15T00:18:00Z">
          <w:pPr/>
        </w:pPrChange>
      </w:pPr>
      <w:ins w:id="2630" w:author="Hạnh Nhi" w:date="2025-12-15T07:18:00Z">
        <w:r w:rsidRPr="003062D5">
          <w:rPr>
            <w:rFonts w:ascii="Segoe UI Emoji" w:hAnsi="Segoe UI Emoji" w:cs="Segoe UI Emoji"/>
            <w:lang w:val="en-US"/>
          </w:rPr>
          <w:t>👉</w:t>
        </w:r>
        <w:r w:rsidRPr="003062D5">
          <w:rPr>
            <w:lang w:val="en-US"/>
          </w:rPr>
          <w:t xml:space="preserve"> </w:t>
        </w:r>
        <w:r w:rsidRPr="003062D5">
          <w:rPr>
            <w:i/>
            <w:iCs/>
            <w:lang w:val="en-US"/>
          </w:rPr>
          <w:t>“IP này là của bạn trong thời gian lease”</w:t>
        </w:r>
      </w:ins>
    </w:p>
    <w:p w14:paraId="004D1B44" w14:textId="77777777" w:rsidR="003062D5" w:rsidRPr="003062D5" w:rsidRDefault="003062D5" w:rsidP="003062D5">
      <w:pPr>
        <w:numPr>
          <w:ilvl w:val="0"/>
          <w:numId w:val="160"/>
        </w:numPr>
        <w:spacing w:after="0" w:line="360" w:lineRule="auto"/>
        <w:rPr>
          <w:ins w:id="2631" w:author="Hạnh Nhi" w:date="2025-12-15T07:18:00Z"/>
          <w:b/>
          <w:bCs/>
          <w:lang w:val="en-US"/>
        </w:rPr>
        <w:pPrChange w:id="2632" w:author="Hạnh Nhi" w:date="2025-12-15T07:18:00Z" w16du:dateUtc="2025-12-15T00:18:00Z">
          <w:pPr>
            <w:numPr>
              <w:numId w:val="160"/>
            </w:numPr>
            <w:tabs>
              <w:tab w:val="num" w:pos="720"/>
            </w:tabs>
            <w:ind w:left="720" w:hanging="360"/>
          </w:pPr>
        </w:pPrChange>
      </w:pPr>
      <w:ins w:id="2633" w:author="Hạnh Nhi" w:date="2025-12-15T07:18:00Z">
        <w:r w:rsidRPr="003062D5">
          <w:rPr>
            <w:rFonts w:ascii="Segoe UI Emoji" w:hAnsi="Segoe UI Emoji" w:cs="Segoe UI Emoji"/>
            <w:b/>
            <w:bCs/>
            <w:lang w:val="en-US"/>
          </w:rPr>
          <w:t>🧠</w:t>
        </w:r>
        <w:r w:rsidRPr="003062D5">
          <w:rPr>
            <w:b/>
            <w:bCs/>
            <w:lang w:val="en-US"/>
          </w:rPr>
          <w:t xml:space="preserve"> Ghi nhớ nhanh để thi</w:t>
        </w:r>
      </w:ins>
    </w:p>
    <w:p w14:paraId="291BA0D3" w14:textId="77777777" w:rsidR="003062D5" w:rsidRPr="003062D5" w:rsidRDefault="003062D5" w:rsidP="003062D5">
      <w:pPr>
        <w:spacing w:after="0" w:line="360" w:lineRule="auto"/>
        <w:rPr>
          <w:ins w:id="2634" w:author="Hạnh Nhi" w:date="2025-12-15T07:18:00Z"/>
          <w:lang w:val="en-US"/>
        </w:rPr>
        <w:pPrChange w:id="2635" w:author="Hạnh Nhi" w:date="2025-12-15T07:18:00Z" w16du:dateUtc="2025-12-15T00:18:00Z">
          <w:pPr/>
        </w:pPrChange>
      </w:pPr>
      <w:ins w:id="2636" w:author="Hạnh Nhi" w:date="2025-12-15T07:18:00Z">
        <w:r w:rsidRPr="003062D5">
          <w:rPr>
            <w:b/>
            <w:bCs/>
            <w:lang w:val="en-US"/>
          </w:rPr>
          <w:t>DORA = Discover → Offer → Request → Acknowledge</w:t>
        </w:r>
      </w:ins>
    </w:p>
    <w:p w14:paraId="23F57D12" w14:textId="77777777" w:rsidR="003062D5" w:rsidRPr="003062D5" w:rsidRDefault="003062D5" w:rsidP="003062D5">
      <w:pPr>
        <w:spacing w:after="0" w:line="360" w:lineRule="auto"/>
        <w:rPr>
          <w:ins w:id="2637" w:author="Hạnh Nhi" w:date="2025-12-15T07:18:00Z"/>
          <w:lang w:val="en-US"/>
        </w:rPr>
        <w:pPrChange w:id="2638" w:author="Hạnh Nhi" w:date="2025-12-15T07:18:00Z" w16du:dateUtc="2025-12-15T00:18:00Z">
          <w:pPr/>
        </w:pPrChange>
      </w:pPr>
      <w:ins w:id="2639" w:author="Hạnh Nhi" w:date="2025-12-15T07:18:00Z">
        <w:r w:rsidRPr="003062D5">
          <w:rPr>
            <w:rFonts w:ascii="Segoe UI Emoji" w:hAnsi="Segoe UI Emoji" w:cs="Segoe UI Emoji"/>
            <w:lang w:val="en-US"/>
          </w:rPr>
          <w:t>👉</w:t>
        </w:r>
        <w:r w:rsidRPr="003062D5">
          <w:rPr>
            <w:lang w:val="en-US"/>
          </w:rPr>
          <w:t xml:space="preserve"> </w:t>
        </w:r>
        <w:r w:rsidRPr="003062D5">
          <w:rPr>
            <w:b/>
            <w:bCs/>
            <w:lang w:val="en-US"/>
          </w:rPr>
          <w:t>Client hỏi → Server đề nghị → Client đồng ý → Server xác nhận</w:t>
        </w:r>
      </w:ins>
    </w:p>
    <w:p w14:paraId="706F4A9B" w14:textId="66ED8A8B" w:rsidR="003062D5" w:rsidRDefault="003062D5" w:rsidP="003062D5">
      <w:pPr>
        <w:pStyle w:val="Heading2"/>
        <w:numPr>
          <w:ilvl w:val="2"/>
          <w:numId w:val="151"/>
        </w:numPr>
        <w:rPr>
          <w:ins w:id="2640" w:author="Hạnh Nhi" w:date="2025-12-15T07:19:00Z" w16du:dateUtc="2025-12-15T00:19:00Z"/>
          <w:lang w:val="en-US"/>
        </w:rPr>
      </w:pPr>
      <w:bookmarkStart w:id="2641" w:name="_Toc216676136"/>
      <w:ins w:id="2642" w:author="Hạnh Nhi" w:date="2025-12-15T07:19:00Z" w16du:dateUtc="2025-12-15T00:19:00Z">
        <w:r w:rsidRPr="003062D5">
          <w:rPr>
            <w:lang w:val="en-US"/>
          </w:rPr>
          <w:t>What protocol and port does</w:t>
        </w:r>
        <w:r>
          <w:rPr>
            <w:lang w:val="en-US"/>
          </w:rPr>
          <w:t xml:space="preserve"> </w:t>
        </w:r>
        <w:r w:rsidRPr="003062D5">
          <w:rPr>
            <w:lang w:val="en-US"/>
          </w:rPr>
          <w:t>DHCP use?</w:t>
        </w:r>
        <w:bookmarkEnd w:id="2641"/>
      </w:ins>
    </w:p>
    <w:p w14:paraId="36DC0338" w14:textId="683BA402" w:rsidR="003062D5" w:rsidRDefault="003062D5" w:rsidP="003062D5">
      <w:pPr>
        <w:pStyle w:val="ListParagraph"/>
        <w:numPr>
          <w:ilvl w:val="0"/>
          <w:numId w:val="70"/>
        </w:numPr>
        <w:rPr>
          <w:ins w:id="2643" w:author="Hạnh Nhi" w:date="2025-12-15T07:20:00Z" w16du:dateUtc="2025-12-15T00:20:00Z"/>
          <w:lang w:val="en-US"/>
        </w:rPr>
      </w:pPr>
      <w:ins w:id="2644" w:author="Hạnh Nhi" w:date="2025-12-15T07:20:00Z">
        <w:r w:rsidRPr="003062D5">
          <w:rPr>
            <w:lang w:val="en-US"/>
          </w:rPr>
          <w:t>DHCP runs over UDP, utilizing ports 67 and</w:t>
        </w:r>
      </w:ins>
      <w:ins w:id="2645" w:author="Hạnh Nhi" w:date="2025-12-15T07:20:00Z" w16du:dateUtc="2025-12-15T00:20:00Z">
        <w:r w:rsidRPr="003062D5">
          <w:rPr>
            <w:lang w:val="en-US"/>
          </w:rPr>
          <w:t xml:space="preserve"> </w:t>
        </w:r>
      </w:ins>
      <w:ins w:id="2646" w:author="Hạnh Nhi" w:date="2025-12-15T07:20:00Z">
        <w:r w:rsidRPr="003062D5">
          <w:rPr>
            <w:lang w:val="en-US"/>
          </w:rPr>
          <w:t>68.</w:t>
        </w:r>
      </w:ins>
    </w:p>
    <w:p w14:paraId="2E908CCC" w14:textId="77777777" w:rsidR="003062D5" w:rsidRPr="003062D5" w:rsidRDefault="003062D5" w:rsidP="003062D5">
      <w:pPr>
        <w:pStyle w:val="ListParagraph"/>
        <w:numPr>
          <w:ilvl w:val="0"/>
          <w:numId w:val="70"/>
        </w:numPr>
        <w:rPr>
          <w:ins w:id="2647" w:author="Hạnh Nhi" w:date="2025-12-15T07:20:00Z"/>
          <w:lang w:val="en-US"/>
        </w:rPr>
      </w:pPr>
      <w:ins w:id="2648" w:author="Hạnh Nhi" w:date="2025-12-15T07:20:00Z">
        <w:r w:rsidRPr="003062D5">
          <w:rPr>
            <w:lang w:val="en-US"/>
            <w:rPrChange w:id="2649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DHCP chạy trên giao thức UDP</w:t>
        </w:r>
        <w:r w:rsidRPr="003062D5">
          <w:rPr>
            <w:lang w:val="en-US"/>
          </w:rPr>
          <w:t xml:space="preserve">, sử dụng </w:t>
        </w:r>
        <w:r w:rsidRPr="003062D5">
          <w:rPr>
            <w:lang w:val="en-US"/>
            <w:rPrChange w:id="2650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cổng 67 và 68</w:t>
        </w:r>
        <w:r w:rsidRPr="003062D5">
          <w:rPr>
            <w:lang w:val="en-US"/>
          </w:rPr>
          <w:t>.</w:t>
        </w:r>
      </w:ins>
    </w:p>
    <w:p w14:paraId="7A764313" w14:textId="77777777" w:rsidR="003062D5" w:rsidRPr="003062D5" w:rsidRDefault="003062D5" w:rsidP="003062D5">
      <w:pPr>
        <w:pStyle w:val="ListParagraph"/>
        <w:numPr>
          <w:ilvl w:val="0"/>
          <w:numId w:val="70"/>
        </w:numPr>
        <w:rPr>
          <w:ins w:id="2651" w:author="Hạnh Nhi" w:date="2025-12-15T07:20:00Z"/>
          <w:lang w:val="en-US"/>
        </w:rPr>
      </w:pPr>
      <w:ins w:id="2652" w:author="Hạnh Nhi" w:date="2025-12-15T07:20:00Z">
        <w:r w:rsidRPr="003062D5">
          <w:rPr>
            <w:lang w:val="en-US"/>
            <w:rPrChange w:id="2653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Giải thích nhanh (để thi):</w:t>
        </w:r>
      </w:ins>
    </w:p>
    <w:p w14:paraId="25F82F5B" w14:textId="77777777" w:rsidR="003062D5" w:rsidRPr="003062D5" w:rsidRDefault="003062D5" w:rsidP="003062D5">
      <w:pPr>
        <w:pStyle w:val="ListParagraph"/>
        <w:numPr>
          <w:ilvl w:val="0"/>
          <w:numId w:val="70"/>
        </w:numPr>
        <w:rPr>
          <w:ins w:id="2654" w:author="Hạnh Nhi" w:date="2025-12-15T07:20:00Z"/>
          <w:lang w:val="en-US"/>
        </w:rPr>
      </w:pPr>
      <w:ins w:id="2655" w:author="Hạnh Nhi" w:date="2025-12-15T07:20:00Z">
        <w:r w:rsidRPr="003062D5">
          <w:rPr>
            <w:lang w:val="en-US"/>
            <w:rPrChange w:id="2656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UDP</w:t>
        </w:r>
        <w:r w:rsidRPr="003062D5">
          <w:rPr>
            <w:lang w:val="en-US"/>
          </w:rPr>
          <w:t>: nhanh, không cần thiết lập kết nối.</w:t>
        </w:r>
      </w:ins>
    </w:p>
    <w:p w14:paraId="3D3D8ED9" w14:textId="77777777" w:rsidR="003062D5" w:rsidRPr="003062D5" w:rsidRDefault="003062D5" w:rsidP="003062D5">
      <w:pPr>
        <w:pStyle w:val="ListParagraph"/>
        <w:numPr>
          <w:ilvl w:val="0"/>
          <w:numId w:val="70"/>
        </w:numPr>
        <w:rPr>
          <w:ins w:id="2657" w:author="Hạnh Nhi" w:date="2025-12-15T07:20:00Z"/>
          <w:lang w:val="en-US"/>
        </w:rPr>
      </w:pPr>
      <w:ins w:id="2658" w:author="Hạnh Nhi" w:date="2025-12-15T07:20:00Z">
        <w:r w:rsidRPr="003062D5">
          <w:rPr>
            <w:lang w:val="en-US"/>
            <w:rPrChange w:id="2659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Port 67</w:t>
        </w:r>
        <w:r w:rsidRPr="003062D5">
          <w:rPr>
            <w:lang w:val="en-US"/>
          </w:rPr>
          <w:t xml:space="preserve">: </w:t>
        </w:r>
        <w:r w:rsidRPr="003062D5">
          <w:rPr>
            <w:lang w:val="en-US"/>
            <w:rPrChange w:id="2660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DHCP Server</w:t>
        </w:r>
        <w:r w:rsidRPr="003062D5">
          <w:rPr>
            <w:lang w:val="en-US"/>
          </w:rPr>
          <w:t xml:space="preserve"> lắng nghe.</w:t>
        </w:r>
      </w:ins>
    </w:p>
    <w:p w14:paraId="7D9DFE09" w14:textId="77777777" w:rsidR="003062D5" w:rsidRPr="003062D5" w:rsidRDefault="003062D5" w:rsidP="003062D5">
      <w:pPr>
        <w:pStyle w:val="ListParagraph"/>
        <w:numPr>
          <w:ilvl w:val="0"/>
          <w:numId w:val="70"/>
        </w:numPr>
        <w:rPr>
          <w:ins w:id="2661" w:author="Hạnh Nhi" w:date="2025-12-15T07:20:00Z"/>
          <w:lang w:val="en-US"/>
        </w:rPr>
      </w:pPr>
      <w:ins w:id="2662" w:author="Hạnh Nhi" w:date="2025-12-15T07:20:00Z">
        <w:r w:rsidRPr="003062D5">
          <w:rPr>
            <w:lang w:val="en-US"/>
            <w:rPrChange w:id="2663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Port 68</w:t>
        </w:r>
        <w:r w:rsidRPr="003062D5">
          <w:rPr>
            <w:lang w:val="en-US"/>
          </w:rPr>
          <w:t xml:space="preserve">: </w:t>
        </w:r>
        <w:r w:rsidRPr="003062D5">
          <w:rPr>
            <w:lang w:val="en-US"/>
            <w:rPrChange w:id="2664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DHCP Client</w:t>
        </w:r>
        <w:r w:rsidRPr="003062D5">
          <w:rPr>
            <w:lang w:val="en-US"/>
          </w:rPr>
          <w:t xml:space="preserve"> sử dụng.</w:t>
        </w:r>
      </w:ins>
    </w:p>
    <w:p w14:paraId="57A2FBD1" w14:textId="046B8C39" w:rsidR="003062D5" w:rsidRPr="003062D5" w:rsidRDefault="003062D5" w:rsidP="003062D5">
      <w:pPr>
        <w:pStyle w:val="ListParagraph"/>
        <w:numPr>
          <w:ilvl w:val="0"/>
          <w:numId w:val="70"/>
        </w:numPr>
        <w:rPr>
          <w:ins w:id="2665" w:author="Hạnh Nhi" w:date="2025-12-15T07:20:00Z" w16du:dateUtc="2025-12-15T00:20:00Z"/>
          <w:lang w:val="en-US"/>
        </w:rPr>
      </w:pPr>
      <w:ins w:id="2666" w:author="Hạnh Nhi" w:date="2025-12-15T07:20:00Z">
        <w:r w:rsidRPr="003062D5">
          <w:rPr>
            <w:lang w:val="en-US"/>
            <w:rPrChange w:id="2667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Ghi nhớ nhanh:</w:t>
        </w:r>
        <w:r w:rsidRPr="003062D5">
          <w:rPr>
            <w:lang w:val="en-US"/>
          </w:rPr>
          <w:br/>
        </w:r>
        <w:r w:rsidRPr="003062D5">
          <w:rPr>
            <w:rFonts w:ascii="Segoe UI Emoji" w:hAnsi="Segoe UI Emoji" w:cs="Segoe UI Emoji"/>
            <w:lang w:val="en-US"/>
          </w:rPr>
          <w:t>👉</w:t>
        </w:r>
        <w:r w:rsidRPr="003062D5">
          <w:rPr>
            <w:lang w:val="en-US"/>
          </w:rPr>
          <w:t xml:space="preserve"> </w:t>
        </w:r>
        <w:r w:rsidRPr="003062D5">
          <w:rPr>
            <w:lang w:val="en-US"/>
            <w:rPrChange w:id="2668" w:author="Hạnh Nhi" w:date="2025-12-15T07:20:00Z" w16du:dateUtc="2025-12-15T00:20:00Z">
              <w:rPr>
                <w:b/>
                <w:bCs/>
                <w:lang w:val="en-US"/>
              </w:rPr>
            </w:rPrChange>
          </w:rPr>
          <w:t>DHCP = UDP | Server 67 – Client 68</w:t>
        </w:r>
      </w:ins>
    </w:p>
    <w:p w14:paraId="0085F137" w14:textId="65A06C77" w:rsidR="003062D5" w:rsidRDefault="003062D5" w:rsidP="003062D5">
      <w:pPr>
        <w:pStyle w:val="Heading2"/>
        <w:numPr>
          <w:ilvl w:val="2"/>
          <w:numId w:val="151"/>
        </w:numPr>
        <w:rPr>
          <w:ins w:id="2669" w:author="Hạnh Nhi" w:date="2025-12-15T07:20:00Z" w16du:dateUtc="2025-12-15T00:20:00Z"/>
          <w:lang w:val="en-US"/>
        </w:rPr>
      </w:pPr>
      <w:bookmarkStart w:id="2670" w:name="_Toc216676137"/>
      <w:ins w:id="2671" w:author="Hạnh Nhi" w:date="2025-12-15T07:20:00Z" w16du:dateUtc="2025-12-15T00:20:00Z">
        <w:r w:rsidRPr="003062D5">
          <w:rPr>
            <w:lang w:val="en-US"/>
          </w:rPr>
          <w:t>How the DHCP Lease Generation Process Works</w:t>
        </w:r>
        <w:bookmarkEnd w:id="2670"/>
      </w:ins>
    </w:p>
    <w:p w14:paraId="1F7588C9" w14:textId="77777777" w:rsidR="003062D5" w:rsidRPr="003062D5" w:rsidRDefault="003062D5" w:rsidP="003062D5">
      <w:pPr>
        <w:spacing w:after="0" w:line="360" w:lineRule="auto"/>
        <w:rPr>
          <w:ins w:id="2672" w:author="Hạnh Nhi" w:date="2025-12-15T07:23:00Z"/>
        </w:rPr>
        <w:pPrChange w:id="2673" w:author="Hạnh Nhi" w:date="2025-12-15T07:23:00Z" w16du:dateUtc="2025-12-15T00:23:00Z">
          <w:pPr/>
        </w:pPrChange>
      </w:pPr>
      <w:ins w:id="2674" w:author="Hạnh Nhi" w:date="2025-12-15T07:21:00Z" w16du:dateUtc="2025-12-15T00:21:00Z">
        <w:r w:rsidRPr="003062D5">
          <w:rPr>
            <w:lang w:val="en-US"/>
          </w:rPr>
          <w:lastRenderedPageBreak/>
          <w:drawing>
            <wp:anchor distT="0" distB="0" distL="114300" distR="114300" simplePos="0" relativeHeight="251660288" behindDoc="0" locked="0" layoutInCell="1" allowOverlap="1" wp14:anchorId="44573451" wp14:editId="25AC6595">
              <wp:simplePos x="1079500" y="723900"/>
              <wp:positionH relativeFrom="column">
                <wp:align>left</wp:align>
              </wp:positionH>
              <wp:positionV relativeFrom="paragraph">
                <wp:align>top</wp:align>
              </wp:positionV>
              <wp:extent cx="4616450" cy="3246482"/>
              <wp:effectExtent l="0" t="0" r="0" b="0"/>
              <wp:wrapSquare wrapText="bothSides"/>
              <wp:docPr id="12813209" name="Picture 1" descr="A diagram of a produc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813209" name="Picture 1" descr="A diagram of a product&#10;&#10;AI-generated content may be incorrect."/>
                      <pic:cNvPicPr/>
                    </pic:nvPicPr>
                    <pic:blipFill>
                      <a:blip r:embed="rId10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16450" cy="32464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ins w:id="2675" w:author="Hạnh Nhi" w:date="2025-12-15T07:23:00Z" w16du:dateUtc="2025-12-15T00:23:00Z">
        <w:r>
          <w:rPr>
            <w:lang w:val="en-US"/>
          </w:rPr>
          <w:br w:type="textWrapping" w:clear="all"/>
        </w:r>
      </w:ins>
      <w:ins w:id="2676" w:author="Hạnh Nhi" w:date="2025-12-15T07:23:00Z">
        <w:r w:rsidRPr="003062D5">
          <w:rPr>
            <w:b/>
            <w:bCs/>
          </w:rPr>
          <w:t>Quy trình cấp phát IP của DHCP (Lease Origination)</w:t>
        </w:r>
      </w:ins>
    </w:p>
    <w:p w14:paraId="471C59B4" w14:textId="451BDEF7" w:rsidR="003062D5" w:rsidRPr="003062D5" w:rsidRDefault="003062D5" w:rsidP="003062D5">
      <w:pPr>
        <w:spacing w:after="0" w:line="360" w:lineRule="auto"/>
        <w:rPr>
          <w:ins w:id="2677" w:author="Hạnh Nhi" w:date="2025-12-15T07:23:00Z"/>
          <w:lang w:val="en-US"/>
        </w:rPr>
        <w:pPrChange w:id="2678" w:author="Hạnh Nhi" w:date="2025-12-15T07:23:00Z" w16du:dateUtc="2025-12-15T00:23:00Z">
          <w:pPr/>
        </w:pPrChange>
      </w:pPr>
      <w:ins w:id="2679" w:author="Hạnh Nhi" w:date="2025-12-15T07:23:00Z">
        <w:r w:rsidRPr="003062D5">
          <w:rPr>
            <w:lang w:val="en-US"/>
          </w:rPr>
          <w:t xml:space="preserve">Hình minh họa </w:t>
        </w:r>
        <w:r w:rsidRPr="003062D5">
          <w:rPr>
            <w:b/>
            <w:bCs/>
            <w:lang w:val="en-US"/>
          </w:rPr>
          <w:t>4 bước DHCP chuẩn (DORA)</w:t>
        </w:r>
        <w:r w:rsidRPr="003062D5">
          <w:rPr>
            <w:lang w:val="en-US"/>
          </w:rPr>
          <w:t xml:space="preserve"> giữa </w:t>
        </w:r>
        <w:r w:rsidRPr="003062D5">
          <w:rPr>
            <w:b/>
            <w:bCs/>
            <w:lang w:val="en-US"/>
          </w:rPr>
          <w:t>Client</w:t>
        </w:r>
        <w:r w:rsidRPr="003062D5">
          <w:rPr>
            <w:lang w:val="en-US"/>
          </w:rPr>
          <w:t xml:space="preserve"> và </w:t>
        </w:r>
        <w:r w:rsidRPr="003062D5">
          <w:rPr>
            <w:b/>
            <w:bCs/>
            <w:lang w:val="en-US"/>
          </w:rPr>
          <w:t>Server</w:t>
        </w:r>
        <w:r w:rsidRPr="003062D5">
          <w:rPr>
            <w:lang w:val="en-US"/>
          </w:rPr>
          <w:t>:</w:t>
        </w:r>
      </w:ins>
    </w:p>
    <w:p w14:paraId="25AA266F" w14:textId="77777777" w:rsidR="003062D5" w:rsidRPr="003062D5" w:rsidRDefault="003062D5" w:rsidP="003062D5">
      <w:pPr>
        <w:spacing w:after="0" w:line="360" w:lineRule="auto"/>
        <w:rPr>
          <w:ins w:id="2680" w:author="Hạnh Nhi" w:date="2025-12-15T07:23:00Z"/>
          <w:b/>
          <w:bCs/>
          <w:lang w:val="en-US"/>
        </w:rPr>
        <w:pPrChange w:id="2681" w:author="Hạnh Nhi" w:date="2025-12-15T07:23:00Z" w16du:dateUtc="2025-12-15T00:23:00Z">
          <w:pPr/>
        </w:pPrChange>
      </w:pPr>
      <w:ins w:id="2682" w:author="Hạnh Nhi" w:date="2025-12-15T07:23:00Z">
        <w:r w:rsidRPr="003062D5">
          <w:rPr>
            <w:b/>
            <w:bCs/>
            <w:lang w:val="en-US"/>
          </w:rPr>
          <w:t>1️</w:t>
        </w:r>
        <w:r w:rsidRPr="003062D5">
          <w:rPr>
            <w:rFonts w:ascii="Segoe UI Symbol" w:hAnsi="Segoe UI Symbol" w:cs="Segoe UI Symbol"/>
            <w:b/>
            <w:bCs/>
            <w:lang w:val="en-US"/>
          </w:rPr>
          <w:t>⃣</w:t>
        </w:r>
        <w:r w:rsidRPr="003062D5">
          <w:rPr>
            <w:b/>
            <w:bCs/>
            <w:lang w:val="en-US"/>
          </w:rPr>
          <w:t xml:space="preserve"> DHCPDISCOVER (Broadcast)</w:t>
        </w:r>
      </w:ins>
    </w:p>
    <w:p w14:paraId="0B913436" w14:textId="77777777" w:rsidR="003062D5" w:rsidRPr="003062D5" w:rsidRDefault="003062D5" w:rsidP="003062D5">
      <w:pPr>
        <w:numPr>
          <w:ilvl w:val="0"/>
          <w:numId w:val="170"/>
        </w:numPr>
        <w:spacing w:after="0" w:line="360" w:lineRule="auto"/>
        <w:rPr>
          <w:ins w:id="2683" w:author="Hạnh Nhi" w:date="2025-12-15T07:23:00Z"/>
          <w:lang w:val="en-US"/>
        </w:rPr>
        <w:pPrChange w:id="2684" w:author="Hạnh Nhi" w:date="2025-12-15T07:23:00Z" w16du:dateUtc="2025-12-15T00:23:00Z">
          <w:pPr>
            <w:numPr>
              <w:numId w:val="170"/>
            </w:numPr>
            <w:tabs>
              <w:tab w:val="num" w:pos="720"/>
            </w:tabs>
            <w:ind w:left="720" w:hanging="360"/>
          </w:pPr>
        </w:pPrChange>
      </w:pPr>
      <w:ins w:id="2685" w:author="Hạnh Nhi" w:date="2025-12-15T07:23:00Z">
        <w:r w:rsidRPr="003062D5">
          <w:rPr>
            <w:b/>
            <w:bCs/>
            <w:lang w:val="en-US"/>
          </w:rPr>
          <w:t>Client → Broadcast</w:t>
        </w:r>
      </w:ins>
    </w:p>
    <w:p w14:paraId="5C8CC4D2" w14:textId="77777777" w:rsidR="003062D5" w:rsidRPr="003062D5" w:rsidRDefault="003062D5" w:rsidP="003062D5">
      <w:pPr>
        <w:numPr>
          <w:ilvl w:val="0"/>
          <w:numId w:val="170"/>
        </w:numPr>
        <w:spacing w:after="0" w:line="360" w:lineRule="auto"/>
        <w:rPr>
          <w:ins w:id="2686" w:author="Hạnh Nhi" w:date="2025-12-15T07:23:00Z"/>
          <w:lang w:val="en-US"/>
        </w:rPr>
        <w:pPrChange w:id="2687" w:author="Hạnh Nhi" w:date="2025-12-15T07:23:00Z" w16du:dateUtc="2025-12-15T00:23:00Z">
          <w:pPr>
            <w:numPr>
              <w:numId w:val="170"/>
            </w:numPr>
            <w:tabs>
              <w:tab w:val="num" w:pos="720"/>
            </w:tabs>
            <w:ind w:left="720" w:hanging="360"/>
          </w:pPr>
        </w:pPrChange>
      </w:pPr>
      <w:ins w:id="2688" w:author="Hạnh Nhi" w:date="2025-12-15T07:23:00Z">
        <w:r w:rsidRPr="003062D5">
          <w:rPr>
            <w:lang w:val="en-US"/>
          </w:rPr>
          <w:t xml:space="preserve">Ý nghĩa: </w:t>
        </w:r>
        <w:r w:rsidRPr="003062D5">
          <w:rPr>
            <w:i/>
            <w:iCs/>
            <w:lang w:val="en-US"/>
          </w:rPr>
          <w:t>“Tôi cần một địa chỉ IP.”</w:t>
        </w:r>
      </w:ins>
    </w:p>
    <w:p w14:paraId="643AB302" w14:textId="2E6F9A4C" w:rsidR="003062D5" w:rsidRPr="003062D5" w:rsidRDefault="003062D5" w:rsidP="003062D5">
      <w:pPr>
        <w:numPr>
          <w:ilvl w:val="0"/>
          <w:numId w:val="170"/>
        </w:numPr>
        <w:spacing w:after="0" w:line="360" w:lineRule="auto"/>
        <w:rPr>
          <w:ins w:id="2689" w:author="Hạnh Nhi" w:date="2025-12-15T07:23:00Z"/>
          <w:lang w:val="en-US"/>
        </w:rPr>
        <w:pPrChange w:id="2690" w:author="Hạnh Nhi" w:date="2025-12-15T07:23:00Z" w16du:dateUtc="2025-12-15T00:23:00Z">
          <w:pPr/>
        </w:pPrChange>
      </w:pPr>
      <w:ins w:id="2691" w:author="Hạnh Nhi" w:date="2025-12-15T07:23:00Z">
        <w:r w:rsidRPr="003062D5">
          <w:rPr>
            <w:lang w:val="en-US"/>
          </w:rPr>
          <w:t xml:space="preserve">Client chưa có IP nên </w:t>
        </w:r>
        <w:r w:rsidRPr="003062D5">
          <w:rPr>
            <w:b/>
            <w:bCs/>
            <w:lang w:val="en-US"/>
          </w:rPr>
          <w:t>phải broadcast</w:t>
        </w:r>
        <w:r w:rsidRPr="003062D5">
          <w:rPr>
            <w:lang w:val="en-US"/>
          </w:rPr>
          <w:t xml:space="preserve"> để tìm DHCP Server trong mạng.</w:t>
        </w:r>
      </w:ins>
    </w:p>
    <w:p w14:paraId="3AF241DF" w14:textId="77777777" w:rsidR="003062D5" w:rsidRPr="003062D5" w:rsidRDefault="003062D5" w:rsidP="003062D5">
      <w:pPr>
        <w:spacing w:after="0" w:line="360" w:lineRule="auto"/>
        <w:rPr>
          <w:ins w:id="2692" w:author="Hạnh Nhi" w:date="2025-12-15T07:23:00Z"/>
          <w:b/>
          <w:bCs/>
          <w:lang w:val="en-US"/>
        </w:rPr>
        <w:pPrChange w:id="2693" w:author="Hạnh Nhi" w:date="2025-12-15T07:23:00Z" w16du:dateUtc="2025-12-15T00:23:00Z">
          <w:pPr/>
        </w:pPrChange>
      </w:pPr>
      <w:ins w:id="2694" w:author="Hạnh Nhi" w:date="2025-12-15T07:23:00Z">
        <w:r w:rsidRPr="003062D5">
          <w:rPr>
            <w:b/>
            <w:bCs/>
            <w:lang w:val="en-US"/>
          </w:rPr>
          <w:t>2️</w:t>
        </w:r>
        <w:r w:rsidRPr="003062D5">
          <w:rPr>
            <w:rFonts w:ascii="Segoe UI Symbol" w:hAnsi="Segoe UI Symbol" w:cs="Segoe UI Symbol"/>
            <w:b/>
            <w:bCs/>
            <w:lang w:val="en-US"/>
          </w:rPr>
          <w:t>⃣</w:t>
        </w:r>
        <w:r w:rsidRPr="003062D5">
          <w:rPr>
            <w:b/>
            <w:bCs/>
            <w:lang w:val="en-US"/>
          </w:rPr>
          <w:t xml:space="preserve"> DHCPOFFER (Unicast)</w:t>
        </w:r>
      </w:ins>
    </w:p>
    <w:p w14:paraId="7AD5E24C" w14:textId="77777777" w:rsidR="003062D5" w:rsidRPr="003062D5" w:rsidRDefault="003062D5" w:rsidP="003062D5">
      <w:pPr>
        <w:numPr>
          <w:ilvl w:val="0"/>
          <w:numId w:val="171"/>
        </w:numPr>
        <w:spacing w:after="0" w:line="360" w:lineRule="auto"/>
        <w:rPr>
          <w:ins w:id="2695" w:author="Hạnh Nhi" w:date="2025-12-15T07:23:00Z"/>
          <w:lang w:val="en-US"/>
        </w:rPr>
        <w:pPrChange w:id="2696" w:author="Hạnh Nhi" w:date="2025-12-15T07:23:00Z" w16du:dateUtc="2025-12-15T00:23:00Z">
          <w:pPr>
            <w:numPr>
              <w:numId w:val="171"/>
            </w:numPr>
            <w:tabs>
              <w:tab w:val="num" w:pos="720"/>
            </w:tabs>
            <w:ind w:left="720" w:hanging="360"/>
          </w:pPr>
        </w:pPrChange>
      </w:pPr>
      <w:ins w:id="2697" w:author="Hạnh Nhi" w:date="2025-12-15T07:23:00Z">
        <w:r w:rsidRPr="003062D5">
          <w:rPr>
            <w:b/>
            <w:bCs/>
            <w:lang w:val="en-US"/>
          </w:rPr>
          <w:t>Server → Client</w:t>
        </w:r>
      </w:ins>
    </w:p>
    <w:p w14:paraId="7A577917" w14:textId="77777777" w:rsidR="003062D5" w:rsidRPr="003062D5" w:rsidRDefault="003062D5" w:rsidP="003062D5">
      <w:pPr>
        <w:numPr>
          <w:ilvl w:val="0"/>
          <w:numId w:val="171"/>
        </w:numPr>
        <w:spacing w:after="0" w:line="360" w:lineRule="auto"/>
        <w:rPr>
          <w:ins w:id="2698" w:author="Hạnh Nhi" w:date="2025-12-15T07:23:00Z"/>
          <w:lang w:val="en-US"/>
        </w:rPr>
        <w:pPrChange w:id="2699" w:author="Hạnh Nhi" w:date="2025-12-15T07:23:00Z" w16du:dateUtc="2025-12-15T00:23:00Z">
          <w:pPr>
            <w:numPr>
              <w:numId w:val="171"/>
            </w:numPr>
            <w:tabs>
              <w:tab w:val="num" w:pos="720"/>
            </w:tabs>
            <w:ind w:left="720" w:hanging="360"/>
          </w:pPr>
        </w:pPrChange>
      </w:pPr>
      <w:ins w:id="2700" w:author="Hạnh Nhi" w:date="2025-12-15T07:23:00Z">
        <w:r w:rsidRPr="003062D5">
          <w:rPr>
            <w:lang w:val="en-US"/>
          </w:rPr>
          <w:t xml:space="preserve">Ý nghĩa: </w:t>
        </w:r>
        <w:r w:rsidRPr="003062D5">
          <w:rPr>
            <w:i/>
            <w:iCs/>
            <w:lang w:val="en-US"/>
          </w:rPr>
          <w:t>“Tôi là DHCP Server, tôi có thể cấp cho bạn IP này.”</w:t>
        </w:r>
      </w:ins>
    </w:p>
    <w:p w14:paraId="4744D626" w14:textId="51A8C629" w:rsidR="003062D5" w:rsidRPr="003062D5" w:rsidRDefault="003062D5" w:rsidP="003062D5">
      <w:pPr>
        <w:numPr>
          <w:ilvl w:val="0"/>
          <w:numId w:val="171"/>
        </w:numPr>
        <w:spacing w:after="0" w:line="360" w:lineRule="auto"/>
        <w:rPr>
          <w:ins w:id="2701" w:author="Hạnh Nhi" w:date="2025-12-15T07:23:00Z"/>
          <w:lang w:val="en-US"/>
        </w:rPr>
        <w:pPrChange w:id="2702" w:author="Hạnh Nhi" w:date="2025-12-15T07:23:00Z" w16du:dateUtc="2025-12-15T00:23:00Z">
          <w:pPr/>
        </w:pPrChange>
      </w:pPr>
      <w:ins w:id="2703" w:author="Hạnh Nhi" w:date="2025-12-15T07:23:00Z">
        <w:r w:rsidRPr="003062D5">
          <w:rPr>
            <w:lang w:val="en-US"/>
          </w:rPr>
          <w:t xml:space="preserve">Server gửi </w:t>
        </w:r>
        <w:r w:rsidRPr="003062D5">
          <w:rPr>
            <w:b/>
            <w:bCs/>
            <w:lang w:val="en-US"/>
          </w:rPr>
          <w:t>đề nghị IP khả dụng</w:t>
        </w:r>
        <w:r w:rsidRPr="003062D5">
          <w:rPr>
            <w:lang w:val="en-US"/>
          </w:rPr>
          <w:t xml:space="preserve"> (kèm subnet mask, gateway, DNS…).</w:t>
        </w:r>
      </w:ins>
    </w:p>
    <w:p w14:paraId="36D853C3" w14:textId="77777777" w:rsidR="003062D5" w:rsidRPr="003062D5" w:rsidRDefault="003062D5" w:rsidP="003062D5">
      <w:pPr>
        <w:spacing w:after="0" w:line="360" w:lineRule="auto"/>
        <w:rPr>
          <w:ins w:id="2704" w:author="Hạnh Nhi" w:date="2025-12-15T07:23:00Z"/>
          <w:b/>
          <w:bCs/>
          <w:lang w:val="en-US"/>
        </w:rPr>
        <w:pPrChange w:id="2705" w:author="Hạnh Nhi" w:date="2025-12-15T07:23:00Z" w16du:dateUtc="2025-12-15T00:23:00Z">
          <w:pPr/>
        </w:pPrChange>
      </w:pPr>
      <w:ins w:id="2706" w:author="Hạnh Nhi" w:date="2025-12-15T07:23:00Z">
        <w:r w:rsidRPr="003062D5">
          <w:rPr>
            <w:b/>
            <w:bCs/>
            <w:lang w:val="en-US"/>
          </w:rPr>
          <w:t>3️</w:t>
        </w:r>
        <w:r w:rsidRPr="003062D5">
          <w:rPr>
            <w:rFonts w:ascii="Segoe UI Symbol" w:hAnsi="Segoe UI Symbol" w:cs="Segoe UI Symbol"/>
            <w:b/>
            <w:bCs/>
            <w:lang w:val="en-US"/>
          </w:rPr>
          <w:t>⃣</w:t>
        </w:r>
        <w:r w:rsidRPr="003062D5">
          <w:rPr>
            <w:b/>
            <w:bCs/>
            <w:lang w:val="en-US"/>
          </w:rPr>
          <w:t xml:space="preserve"> DHCPREQUEST (Broadcast)</w:t>
        </w:r>
      </w:ins>
    </w:p>
    <w:p w14:paraId="24121F28" w14:textId="77777777" w:rsidR="003062D5" w:rsidRPr="003062D5" w:rsidRDefault="003062D5" w:rsidP="003062D5">
      <w:pPr>
        <w:numPr>
          <w:ilvl w:val="0"/>
          <w:numId w:val="172"/>
        </w:numPr>
        <w:spacing w:after="0" w:line="360" w:lineRule="auto"/>
        <w:rPr>
          <w:ins w:id="2707" w:author="Hạnh Nhi" w:date="2025-12-15T07:23:00Z"/>
          <w:lang w:val="en-US"/>
        </w:rPr>
        <w:pPrChange w:id="2708" w:author="Hạnh Nhi" w:date="2025-12-15T07:23:00Z" w16du:dateUtc="2025-12-15T00:23:00Z">
          <w:pPr>
            <w:numPr>
              <w:numId w:val="172"/>
            </w:numPr>
            <w:tabs>
              <w:tab w:val="num" w:pos="720"/>
            </w:tabs>
            <w:ind w:left="720" w:hanging="360"/>
          </w:pPr>
        </w:pPrChange>
      </w:pPr>
      <w:ins w:id="2709" w:author="Hạnh Nhi" w:date="2025-12-15T07:23:00Z">
        <w:r w:rsidRPr="003062D5">
          <w:rPr>
            <w:b/>
            <w:bCs/>
            <w:lang w:val="en-US"/>
          </w:rPr>
          <w:t>Client → Broadcast</w:t>
        </w:r>
      </w:ins>
    </w:p>
    <w:p w14:paraId="664207AA" w14:textId="77777777" w:rsidR="003062D5" w:rsidRPr="003062D5" w:rsidRDefault="003062D5" w:rsidP="003062D5">
      <w:pPr>
        <w:numPr>
          <w:ilvl w:val="0"/>
          <w:numId w:val="172"/>
        </w:numPr>
        <w:spacing w:after="0" w:line="360" w:lineRule="auto"/>
        <w:rPr>
          <w:ins w:id="2710" w:author="Hạnh Nhi" w:date="2025-12-15T07:23:00Z"/>
          <w:lang w:val="en-US"/>
        </w:rPr>
        <w:pPrChange w:id="2711" w:author="Hạnh Nhi" w:date="2025-12-15T07:23:00Z" w16du:dateUtc="2025-12-15T00:23:00Z">
          <w:pPr>
            <w:numPr>
              <w:numId w:val="172"/>
            </w:numPr>
            <w:tabs>
              <w:tab w:val="num" w:pos="720"/>
            </w:tabs>
            <w:ind w:left="720" w:hanging="360"/>
          </w:pPr>
        </w:pPrChange>
      </w:pPr>
      <w:ins w:id="2712" w:author="Hạnh Nhi" w:date="2025-12-15T07:23:00Z">
        <w:r w:rsidRPr="003062D5">
          <w:rPr>
            <w:lang w:val="en-US"/>
          </w:rPr>
          <w:t xml:space="preserve">Ý nghĩa: </w:t>
        </w:r>
        <w:r w:rsidRPr="003062D5">
          <w:rPr>
            <w:i/>
            <w:iCs/>
            <w:lang w:val="en-US"/>
          </w:rPr>
          <w:t>“Tôi chấp nhận IP mà server đã offer.”</w:t>
        </w:r>
      </w:ins>
    </w:p>
    <w:p w14:paraId="6A7B6438" w14:textId="3992AC65" w:rsidR="003062D5" w:rsidRPr="003062D5" w:rsidRDefault="003062D5" w:rsidP="003062D5">
      <w:pPr>
        <w:numPr>
          <w:ilvl w:val="0"/>
          <w:numId w:val="172"/>
        </w:numPr>
        <w:spacing w:after="0" w:line="360" w:lineRule="auto"/>
        <w:rPr>
          <w:ins w:id="2713" w:author="Hạnh Nhi" w:date="2025-12-15T07:23:00Z"/>
          <w:lang w:val="en-US"/>
        </w:rPr>
        <w:pPrChange w:id="2714" w:author="Hạnh Nhi" w:date="2025-12-15T07:23:00Z" w16du:dateUtc="2025-12-15T00:23:00Z">
          <w:pPr/>
        </w:pPrChange>
      </w:pPr>
      <w:ins w:id="2715" w:author="Hạnh Nhi" w:date="2025-12-15T07:23:00Z">
        <w:r w:rsidRPr="003062D5">
          <w:rPr>
            <w:lang w:val="en-US"/>
          </w:rPr>
          <w:t xml:space="preserve">Broadcast để </w:t>
        </w:r>
        <w:r w:rsidRPr="003062D5">
          <w:rPr>
            <w:b/>
            <w:bCs/>
            <w:lang w:val="en-US"/>
          </w:rPr>
          <w:t>thông báo cho các DHCP Server khác</w:t>
        </w:r>
        <w:r w:rsidRPr="003062D5">
          <w:rPr>
            <w:lang w:val="en-US"/>
          </w:rPr>
          <w:t xml:space="preserve"> biết client đã chọn IP này.</w:t>
        </w:r>
      </w:ins>
    </w:p>
    <w:p w14:paraId="1AC09721" w14:textId="77777777" w:rsidR="003062D5" w:rsidRPr="003062D5" w:rsidRDefault="003062D5" w:rsidP="003062D5">
      <w:pPr>
        <w:spacing w:after="0" w:line="360" w:lineRule="auto"/>
        <w:rPr>
          <w:ins w:id="2716" w:author="Hạnh Nhi" w:date="2025-12-15T07:23:00Z"/>
          <w:b/>
          <w:bCs/>
          <w:lang w:val="en-US"/>
        </w:rPr>
        <w:pPrChange w:id="2717" w:author="Hạnh Nhi" w:date="2025-12-15T07:23:00Z" w16du:dateUtc="2025-12-15T00:23:00Z">
          <w:pPr/>
        </w:pPrChange>
      </w:pPr>
      <w:ins w:id="2718" w:author="Hạnh Nhi" w:date="2025-12-15T07:23:00Z">
        <w:r w:rsidRPr="003062D5">
          <w:rPr>
            <w:b/>
            <w:bCs/>
            <w:lang w:val="en-US"/>
          </w:rPr>
          <w:t>4️</w:t>
        </w:r>
        <w:r w:rsidRPr="003062D5">
          <w:rPr>
            <w:rFonts w:ascii="Segoe UI Symbol" w:hAnsi="Segoe UI Symbol" w:cs="Segoe UI Symbol"/>
            <w:b/>
            <w:bCs/>
            <w:lang w:val="en-US"/>
          </w:rPr>
          <w:t>⃣</w:t>
        </w:r>
        <w:r w:rsidRPr="003062D5">
          <w:rPr>
            <w:b/>
            <w:bCs/>
            <w:lang w:val="en-US"/>
          </w:rPr>
          <w:t xml:space="preserve"> DHCPACK (Unicast)</w:t>
        </w:r>
      </w:ins>
    </w:p>
    <w:p w14:paraId="69729E35" w14:textId="77777777" w:rsidR="003062D5" w:rsidRPr="003062D5" w:rsidRDefault="003062D5" w:rsidP="003062D5">
      <w:pPr>
        <w:numPr>
          <w:ilvl w:val="0"/>
          <w:numId w:val="173"/>
        </w:numPr>
        <w:spacing w:after="0" w:line="360" w:lineRule="auto"/>
        <w:rPr>
          <w:ins w:id="2719" w:author="Hạnh Nhi" w:date="2025-12-15T07:23:00Z"/>
          <w:lang w:val="en-US"/>
        </w:rPr>
        <w:pPrChange w:id="2720" w:author="Hạnh Nhi" w:date="2025-12-15T07:23:00Z" w16du:dateUtc="2025-12-15T00:23:00Z">
          <w:pPr>
            <w:numPr>
              <w:numId w:val="173"/>
            </w:numPr>
            <w:tabs>
              <w:tab w:val="num" w:pos="720"/>
            </w:tabs>
            <w:ind w:left="720" w:hanging="360"/>
          </w:pPr>
        </w:pPrChange>
      </w:pPr>
      <w:ins w:id="2721" w:author="Hạnh Nhi" w:date="2025-12-15T07:23:00Z">
        <w:r w:rsidRPr="003062D5">
          <w:rPr>
            <w:b/>
            <w:bCs/>
            <w:lang w:val="en-US"/>
          </w:rPr>
          <w:t>Server → Client</w:t>
        </w:r>
      </w:ins>
    </w:p>
    <w:p w14:paraId="6D2C538F" w14:textId="77777777" w:rsidR="003062D5" w:rsidRPr="003062D5" w:rsidRDefault="003062D5" w:rsidP="003062D5">
      <w:pPr>
        <w:numPr>
          <w:ilvl w:val="0"/>
          <w:numId w:val="173"/>
        </w:numPr>
        <w:spacing w:after="0" w:line="360" w:lineRule="auto"/>
        <w:rPr>
          <w:ins w:id="2722" w:author="Hạnh Nhi" w:date="2025-12-15T07:23:00Z"/>
          <w:lang w:val="en-US"/>
        </w:rPr>
        <w:pPrChange w:id="2723" w:author="Hạnh Nhi" w:date="2025-12-15T07:23:00Z" w16du:dateUtc="2025-12-15T00:23:00Z">
          <w:pPr>
            <w:numPr>
              <w:numId w:val="173"/>
            </w:numPr>
            <w:tabs>
              <w:tab w:val="num" w:pos="720"/>
            </w:tabs>
            <w:ind w:left="720" w:hanging="360"/>
          </w:pPr>
        </w:pPrChange>
      </w:pPr>
      <w:ins w:id="2724" w:author="Hạnh Nhi" w:date="2025-12-15T07:23:00Z">
        <w:r w:rsidRPr="003062D5">
          <w:rPr>
            <w:lang w:val="en-US"/>
          </w:rPr>
          <w:t xml:space="preserve">Ý nghĩa: </w:t>
        </w:r>
        <w:r w:rsidRPr="003062D5">
          <w:rPr>
            <w:i/>
            <w:iCs/>
            <w:lang w:val="en-US"/>
          </w:rPr>
          <w:t>“Đã xác nhận, IP này chính thức là của bạn.”</w:t>
        </w:r>
      </w:ins>
    </w:p>
    <w:p w14:paraId="6D341692" w14:textId="2561B92F" w:rsidR="003062D5" w:rsidRPr="003062D5" w:rsidRDefault="003062D5" w:rsidP="003062D5">
      <w:pPr>
        <w:numPr>
          <w:ilvl w:val="0"/>
          <w:numId w:val="173"/>
        </w:numPr>
        <w:spacing w:after="0" w:line="360" w:lineRule="auto"/>
        <w:rPr>
          <w:ins w:id="2725" w:author="Hạnh Nhi" w:date="2025-12-15T07:23:00Z"/>
          <w:lang w:val="en-US"/>
        </w:rPr>
        <w:pPrChange w:id="2726" w:author="Hạnh Nhi" w:date="2025-12-15T07:23:00Z" w16du:dateUtc="2025-12-15T00:23:00Z">
          <w:pPr/>
        </w:pPrChange>
      </w:pPr>
      <w:ins w:id="2727" w:author="Hạnh Nhi" w:date="2025-12-15T07:23:00Z">
        <w:r w:rsidRPr="003062D5">
          <w:rPr>
            <w:lang w:val="en-US"/>
          </w:rPr>
          <w:t xml:space="preserve">IP được </w:t>
        </w:r>
        <w:r w:rsidRPr="003062D5">
          <w:rPr>
            <w:b/>
            <w:bCs/>
            <w:lang w:val="en-US"/>
          </w:rPr>
          <w:t>cấp chính thức trong thời gian thuê (lease time)</w:t>
        </w:r>
        <w:r w:rsidRPr="003062D5">
          <w:rPr>
            <w:lang w:val="en-US"/>
          </w:rPr>
          <w:t>.</w:t>
        </w:r>
      </w:ins>
    </w:p>
    <w:p w14:paraId="0252CE16" w14:textId="77777777" w:rsidR="003062D5" w:rsidRPr="003062D5" w:rsidRDefault="003062D5" w:rsidP="003062D5">
      <w:pPr>
        <w:spacing w:after="0" w:line="360" w:lineRule="auto"/>
        <w:rPr>
          <w:ins w:id="2728" w:author="Hạnh Nhi" w:date="2025-12-15T07:23:00Z"/>
          <w:b/>
          <w:bCs/>
          <w:lang w:val="en-US"/>
        </w:rPr>
        <w:pPrChange w:id="2729" w:author="Hạnh Nhi" w:date="2025-12-15T07:23:00Z" w16du:dateUtc="2025-12-15T00:23:00Z">
          <w:pPr/>
        </w:pPrChange>
      </w:pPr>
      <w:ins w:id="2730" w:author="Hạnh Nhi" w:date="2025-12-15T07:23:00Z">
        <w:r w:rsidRPr="003062D5">
          <w:rPr>
            <w:rFonts w:ascii="Segoe UI Emoji" w:hAnsi="Segoe UI Emoji" w:cs="Segoe UI Emoji"/>
            <w:b/>
            <w:bCs/>
            <w:lang w:val="en-US"/>
          </w:rPr>
          <w:t>📌</w:t>
        </w:r>
        <w:r w:rsidRPr="003062D5">
          <w:rPr>
            <w:b/>
            <w:bCs/>
            <w:lang w:val="en-US"/>
          </w:rPr>
          <w:t xml:space="preserve"> Ghi nhớ nhanh để thi:</w:t>
        </w:r>
      </w:ins>
    </w:p>
    <w:p w14:paraId="3DB8DCF6" w14:textId="77777777" w:rsidR="003062D5" w:rsidRPr="003062D5" w:rsidRDefault="003062D5" w:rsidP="003062D5">
      <w:pPr>
        <w:numPr>
          <w:ilvl w:val="0"/>
          <w:numId w:val="174"/>
        </w:numPr>
        <w:spacing w:after="0" w:line="360" w:lineRule="auto"/>
        <w:rPr>
          <w:ins w:id="2731" w:author="Hạnh Nhi" w:date="2025-12-15T07:23:00Z"/>
          <w:lang w:val="en-US"/>
        </w:rPr>
        <w:pPrChange w:id="2732" w:author="Hạnh Nhi" w:date="2025-12-15T07:23:00Z" w16du:dateUtc="2025-12-15T00:23:00Z">
          <w:pPr>
            <w:numPr>
              <w:numId w:val="174"/>
            </w:numPr>
            <w:tabs>
              <w:tab w:val="num" w:pos="720"/>
            </w:tabs>
            <w:ind w:left="720" w:hanging="360"/>
          </w:pPr>
        </w:pPrChange>
      </w:pPr>
      <w:ins w:id="2733" w:author="Hạnh Nhi" w:date="2025-12-15T07:23:00Z">
        <w:r w:rsidRPr="003062D5">
          <w:rPr>
            <w:b/>
            <w:bCs/>
            <w:lang w:val="en-US"/>
          </w:rPr>
          <w:t>DORA = Discover → Offer → Request → Acknowledge</w:t>
        </w:r>
      </w:ins>
    </w:p>
    <w:p w14:paraId="7801A155" w14:textId="77777777" w:rsidR="003062D5" w:rsidRPr="003062D5" w:rsidRDefault="003062D5" w:rsidP="003062D5">
      <w:pPr>
        <w:numPr>
          <w:ilvl w:val="0"/>
          <w:numId w:val="174"/>
        </w:numPr>
        <w:spacing w:after="0" w:line="360" w:lineRule="auto"/>
        <w:rPr>
          <w:ins w:id="2734" w:author="Hạnh Nhi" w:date="2025-12-15T07:23:00Z"/>
          <w:lang w:val="en-US"/>
        </w:rPr>
        <w:pPrChange w:id="2735" w:author="Hạnh Nhi" w:date="2025-12-15T07:23:00Z" w16du:dateUtc="2025-12-15T00:23:00Z">
          <w:pPr>
            <w:numPr>
              <w:numId w:val="174"/>
            </w:numPr>
            <w:tabs>
              <w:tab w:val="num" w:pos="720"/>
            </w:tabs>
            <w:ind w:left="720" w:hanging="360"/>
          </w:pPr>
        </w:pPrChange>
      </w:pPr>
      <w:ins w:id="2736" w:author="Hạnh Nhi" w:date="2025-12-15T07:23:00Z">
        <w:r w:rsidRPr="003062D5">
          <w:rPr>
            <w:b/>
            <w:bCs/>
            <w:lang w:val="en-US"/>
          </w:rPr>
          <w:t>Broadcast</w:t>
        </w:r>
        <w:r w:rsidRPr="003062D5">
          <w:rPr>
            <w:lang w:val="en-US"/>
          </w:rPr>
          <w:t>: Discover, Request</w:t>
        </w:r>
      </w:ins>
    </w:p>
    <w:p w14:paraId="71973429" w14:textId="77777777" w:rsidR="003062D5" w:rsidRPr="003062D5" w:rsidRDefault="003062D5" w:rsidP="003062D5">
      <w:pPr>
        <w:numPr>
          <w:ilvl w:val="0"/>
          <w:numId w:val="174"/>
        </w:numPr>
        <w:spacing w:after="0" w:line="360" w:lineRule="auto"/>
        <w:rPr>
          <w:ins w:id="2737" w:author="Hạnh Nhi" w:date="2025-12-15T07:23:00Z"/>
          <w:lang w:val="en-US"/>
        </w:rPr>
        <w:pPrChange w:id="2738" w:author="Hạnh Nhi" w:date="2025-12-15T07:23:00Z" w16du:dateUtc="2025-12-15T00:23:00Z">
          <w:pPr>
            <w:numPr>
              <w:numId w:val="174"/>
            </w:numPr>
            <w:tabs>
              <w:tab w:val="num" w:pos="720"/>
            </w:tabs>
            <w:ind w:left="720" w:hanging="360"/>
          </w:pPr>
        </w:pPrChange>
      </w:pPr>
      <w:ins w:id="2739" w:author="Hạnh Nhi" w:date="2025-12-15T07:23:00Z">
        <w:r w:rsidRPr="003062D5">
          <w:rPr>
            <w:b/>
            <w:bCs/>
            <w:lang w:val="en-US"/>
          </w:rPr>
          <w:t>Unicast</w:t>
        </w:r>
        <w:r w:rsidRPr="003062D5">
          <w:rPr>
            <w:lang w:val="en-US"/>
          </w:rPr>
          <w:t>: Offer, Ack</w:t>
        </w:r>
      </w:ins>
    </w:p>
    <w:p w14:paraId="50B8F384" w14:textId="77777777" w:rsidR="003062D5" w:rsidRPr="003062D5" w:rsidRDefault="003062D5" w:rsidP="003062D5">
      <w:pPr>
        <w:numPr>
          <w:ilvl w:val="0"/>
          <w:numId w:val="174"/>
        </w:numPr>
        <w:spacing w:after="0" w:line="360" w:lineRule="auto"/>
        <w:rPr>
          <w:ins w:id="2740" w:author="Hạnh Nhi" w:date="2025-12-15T07:23:00Z"/>
          <w:lang w:val="en-US"/>
        </w:rPr>
        <w:pPrChange w:id="2741" w:author="Hạnh Nhi" w:date="2025-12-15T07:23:00Z" w16du:dateUtc="2025-12-15T00:23:00Z">
          <w:pPr>
            <w:numPr>
              <w:numId w:val="174"/>
            </w:numPr>
            <w:tabs>
              <w:tab w:val="num" w:pos="720"/>
            </w:tabs>
            <w:ind w:left="720" w:hanging="360"/>
          </w:pPr>
        </w:pPrChange>
      </w:pPr>
      <w:ins w:id="2742" w:author="Hạnh Nhi" w:date="2025-12-15T07:23:00Z">
        <w:r w:rsidRPr="003062D5">
          <w:rPr>
            <w:b/>
            <w:bCs/>
            <w:lang w:val="en-US"/>
          </w:rPr>
          <w:lastRenderedPageBreak/>
          <w:t>DHCP = UDP | Server 67 – Client 68</w:t>
        </w:r>
      </w:ins>
    </w:p>
    <w:p w14:paraId="2616121D" w14:textId="5218C038" w:rsidR="003062D5" w:rsidRDefault="003062D5" w:rsidP="00D35111">
      <w:pPr>
        <w:pStyle w:val="Heading2"/>
        <w:numPr>
          <w:ilvl w:val="2"/>
          <w:numId w:val="151"/>
        </w:numPr>
        <w:jc w:val="both"/>
        <w:rPr>
          <w:ins w:id="2743" w:author="Hạnh Nhi" w:date="2025-12-15T07:21:00Z" w16du:dateUtc="2025-12-15T00:21:00Z"/>
          <w:lang w:val="en-US"/>
        </w:rPr>
        <w:pPrChange w:id="2744" w:author="Hạnh Nhi" w:date="2025-12-15T07:29:00Z" w16du:dateUtc="2025-12-15T00:29:00Z">
          <w:pPr>
            <w:pStyle w:val="Heading2"/>
            <w:numPr>
              <w:ilvl w:val="2"/>
              <w:numId w:val="151"/>
            </w:numPr>
            <w:ind w:left="2520"/>
          </w:pPr>
        </w:pPrChange>
      </w:pPr>
      <w:bookmarkStart w:id="2745" w:name="_Toc216676138"/>
      <w:ins w:id="2746" w:author="Hạnh Nhi" w:date="2025-12-15T07:21:00Z" w16du:dateUtc="2025-12-15T00:21:00Z">
        <w:r w:rsidRPr="003062D5">
          <w:rPr>
            <w:lang w:val="en-US"/>
          </w:rPr>
          <w:t>DHCP configuration</w:t>
        </w:r>
        <w:bookmarkEnd w:id="2745"/>
      </w:ins>
    </w:p>
    <w:p w14:paraId="5D2B2D91" w14:textId="77777777" w:rsidR="003062D5" w:rsidRPr="003062D5" w:rsidRDefault="003062D5" w:rsidP="003062D5">
      <w:pPr>
        <w:spacing w:after="0" w:line="360" w:lineRule="auto"/>
        <w:rPr>
          <w:ins w:id="2747" w:author="Hạnh Nhi" w:date="2025-12-15T07:21:00Z" w16du:dateUtc="2025-12-15T00:21:00Z"/>
          <w:lang w:val="en-US"/>
        </w:rPr>
        <w:pPrChange w:id="2748" w:author="Hạnh Nhi" w:date="2025-12-15T07:23:00Z" w16du:dateUtc="2025-12-15T00:23:00Z">
          <w:pPr/>
        </w:pPrChange>
      </w:pPr>
      <w:ins w:id="2749" w:author="Hạnh Nhi" w:date="2025-12-15T07:21:00Z" w16du:dateUtc="2025-12-15T00:21:00Z">
        <w:r w:rsidRPr="003062D5">
          <w:rPr>
            <w:lang w:val="en-US"/>
          </w:rPr>
          <w:t>DHCP server</w:t>
        </w:r>
      </w:ins>
    </w:p>
    <w:p w14:paraId="5C8004E4" w14:textId="7E246C41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50" w:author="Hạnh Nhi" w:date="2025-12-15T07:21:00Z" w16du:dateUtc="2025-12-15T00:21:00Z"/>
          <w:lang w:val="en-US"/>
        </w:rPr>
        <w:pPrChange w:id="2751" w:author="Hạnh Nhi" w:date="2025-12-15T07:23:00Z" w16du:dateUtc="2025-12-15T00:23:00Z">
          <w:pPr/>
        </w:pPrChange>
      </w:pPr>
      <w:ins w:id="2752" w:author="Hạnh Nhi" w:date="2025-12-15T07:21:00Z" w16du:dateUtc="2025-12-15T00:21:00Z">
        <w:r w:rsidRPr="003062D5">
          <w:rPr>
            <w:lang w:val="en-US"/>
          </w:rPr>
          <w:t>Router(config)#ip dhcp pool name</w:t>
        </w:r>
      </w:ins>
    </w:p>
    <w:p w14:paraId="36488A47" w14:textId="4BACFF6C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53" w:author="Hạnh Nhi" w:date="2025-12-15T07:21:00Z" w16du:dateUtc="2025-12-15T00:21:00Z"/>
          <w:lang w:val="en-US"/>
        </w:rPr>
        <w:pPrChange w:id="2754" w:author="Hạnh Nhi" w:date="2025-12-15T07:23:00Z" w16du:dateUtc="2025-12-15T00:23:00Z">
          <w:pPr/>
        </w:pPrChange>
      </w:pPr>
      <w:ins w:id="2755" w:author="Hạnh Nhi" w:date="2025-12-15T07:21:00Z" w16du:dateUtc="2025-12-15T00:21:00Z">
        <w:r w:rsidRPr="003062D5">
          <w:rPr>
            <w:lang w:val="en-US"/>
          </w:rPr>
          <w:t>Router(dhcp-config)#network network mask</w:t>
        </w:r>
      </w:ins>
    </w:p>
    <w:p w14:paraId="03DBCE98" w14:textId="22E7A45A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56" w:author="Hạnh Nhi" w:date="2025-12-15T07:21:00Z" w16du:dateUtc="2025-12-15T00:21:00Z"/>
          <w:lang w:val="en-US"/>
        </w:rPr>
        <w:pPrChange w:id="2757" w:author="Hạnh Nhi" w:date="2025-12-15T07:23:00Z" w16du:dateUtc="2025-12-15T00:23:00Z">
          <w:pPr/>
        </w:pPrChange>
      </w:pPr>
      <w:ins w:id="2758" w:author="Hạnh Nhi" w:date="2025-12-15T07:21:00Z" w16du:dateUtc="2025-12-15T00:21:00Z">
        <w:r w:rsidRPr="003062D5">
          <w:rPr>
            <w:lang w:val="en-US"/>
          </w:rPr>
          <w:t>Router(config)#ip dhcp excluded-address</w:t>
        </w:r>
      </w:ins>
      <w:ins w:id="2759" w:author="Hạnh Nhi" w:date="2025-12-15T07:22:00Z" w16du:dateUtc="2025-12-15T00:22:00Z">
        <w:r>
          <w:rPr>
            <w:lang w:val="en-US"/>
          </w:rPr>
          <w:t xml:space="preserve"> </w:t>
        </w:r>
      </w:ins>
      <w:ins w:id="2760" w:author="Hạnh Nhi" w:date="2025-12-15T07:21:00Z" w16du:dateUtc="2025-12-15T00:21:00Z">
        <w:r w:rsidRPr="003062D5">
          <w:rPr>
            <w:lang w:val="en-US"/>
          </w:rPr>
          <w:t>start-ip end-ip</w:t>
        </w:r>
      </w:ins>
    </w:p>
    <w:p w14:paraId="22915305" w14:textId="52F2071F" w:rsidR="003062D5" w:rsidRPr="003062D5" w:rsidRDefault="003062D5" w:rsidP="003062D5">
      <w:pPr>
        <w:spacing w:after="0" w:line="360" w:lineRule="auto"/>
        <w:rPr>
          <w:ins w:id="2761" w:author="Hạnh Nhi" w:date="2025-12-15T07:21:00Z" w16du:dateUtc="2025-12-15T00:21:00Z"/>
          <w:lang w:val="en-US"/>
        </w:rPr>
        <w:pPrChange w:id="2762" w:author="Hạnh Nhi" w:date="2025-12-15T07:23:00Z" w16du:dateUtc="2025-12-15T00:23:00Z">
          <w:pPr/>
        </w:pPrChange>
      </w:pPr>
      <w:ins w:id="2763" w:author="Hạnh Nhi" w:date="2025-12-15T07:21:00Z" w16du:dateUtc="2025-12-15T00:21:00Z">
        <w:r w:rsidRPr="003062D5">
          <w:rPr>
            <w:lang w:val="en-US"/>
          </w:rPr>
          <w:t>DHCP client</w:t>
        </w:r>
      </w:ins>
    </w:p>
    <w:p w14:paraId="3C2AAA54" w14:textId="4D069D48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64" w:author="Hạnh Nhi" w:date="2025-12-15T07:21:00Z" w16du:dateUtc="2025-12-15T00:21:00Z"/>
          <w:lang w:val="en-US"/>
        </w:rPr>
        <w:pPrChange w:id="2765" w:author="Hạnh Nhi" w:date="2025-12-15T07:23:00Z" w16du:dateUtc="2025-12-15T00:23:00Z">
          <w:pPr/>
        </w:pPrChange>
      </w:pPr>
      <w:ins w:id="2766" w:author="Hạnh Nhi" w:date="2025-12-15T07:21:00Z" w16du:dateUtc="2025-12-15T00:21:00Z">
        <w:r w:rsidRPr="003062D5">
          <w:rPr>
            <w:lang w:val="en-US"/>
          </w:rPr>
          <w:t>Router(config)#interface interface</w:t>
        </w:r>
      </w:ins>
    </w:p>
    <w:p w14:paraId="140D07F1" w14:textId="62EE0FDE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67" w:author="Hạnh Nhi" w:date="2025-12-15T07:22:00Z" w16du:dateUtc="2025-12-15T00:22:00Z"/>
          <w:lang w:val="en-US"/>
        </w:rPr>
        <w:pPrChange w:id="2768" w:author="Hạnh Nhi" w:date="2025-12-15T07:23:00Z" w16du:dateUtc="2025-12-15T00:23:00Z">
          <w:pPr/>
        </w:pPrChange>
      </w:pPr>
      <w:ins w:id="2769" w:author="Hạnh Nhi" w:date="2025-12-15T07:21:00Z" w16du:dateUtc="2025-12-15T00:21:00Z">
        <w:r w:rsidRPr="003062D5">
          <w:rPr>
            <w:lang w:val="en-US"/>
          </w:rPr>
          <w:t>Router(config-if)#ip address dhcp</w:t>
        </w:r>
      </w:ins>
    </w:p>
    <w:p w14:paraId="5E06CB5E" w14:textId="110BFD9C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70" w:author="Hạnh Nhi" w:date="2025-12-15T07:22:00Z" w16du:dateUtc="2025-12-15T00:22:00Z"/>
          <w:lang w:val="en-US"/>
        </w:rPr>
        <w:pPrChange w:id="2771" w:author="Hạnh Nhi" w:date="2025-12-15T07:23:00Z" w16du:dateUtc="2025-12-15T00:23:00Z">
          <w:pPr/>
        </w:pPrChange>
      </w:pPr>
      <w:ins w:id="2772" w:author="Hạnh Nhi" w:date="2025-12-15T07:22:00Z" w16du:dateUtc="2025-12-15T00:22:00Z">
        <w:r w:rsidRPr="003062D5">
          <w:rPr>
            <w:lang w:val="en-US"/>
          </w:rPr>
          <w:t>Router(config)#ip dhcp pool Net1</w:t>
        </w:r>
      </w:ins>
    </w:p>
    <w:p w14:paraId="45B4C7A4" w14:textId="4E5CFE4E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73" w:author="Hạnh Nhi" w:date="2025-12-15T07:22:00Z" w16du:dateUtc="2025-12-15T00:22:00Z"/>
          <w:lang w:val="en-US"/>
        </w:rPr>
        <w:pPrChange w:id="2774" w:author="Hạnh Nhi" w:date="2025-12-15T07:23:00Z" w16du:dateUtc="2025-12-15T00:23:00Z">
          <w:pPr/>
        </w:pPrChange>
      </w:pPr>
      <w:ins w:id="2775" w:author="Hạnh Nhi" w:date="2025-12-15T07:22:00Z" w16du:dateUtc="2025-12-15T00:22:00Z">
        <w:r w:rsidRPr="003062D5">
          <w:rPr>
            <w:lang w:val="en-US"/>
          </w:rPr>
          <w:t>Router(dhcp-config)#network 192.168.1.0 255.255.255.0</w:t>
        </w:r>
      </w:ins>
    </w:p>
    <w:p w14:paraId="435BA709" w14:textId="0AB8B37E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76" w:author="Hạnh Nhi" w:date="2025-12-15T07:22:00Z" w16du:dateUtc="2025-12-15T00:22:00Z"/>
          <w:lang w:val="en-US"/>
        </w:rPr>
        <w:pPrChange w:id="2777" w:author="Hạnh Nhi" w:date="2025-12-15T07:23:00Z" w16du:dateUtc="2025-12-15T00:23:00Z">
          <w:pPr/>
        </w:pPrChange>
      </w:pPr>
      <w:ins w:id="2778" w:author="Hạnh Nhi" w:date="2025-12-15T07:22:00Z" w16du:dateUtc="2025-12-15T00:22:00Z">
        <w:r w:rsidRPr="003062D5">
          <w:rPr>
            <w:lang w:val="en-US"/>
          </w:rPr>
          <w:t>Router(dhcp-config)#default-router 192.168.1.1</w:t>
        </w:r>
      </w:ins>
    </w:p>
    <w:p w14:paraId="2E23D08C" w14:textId="1B130757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79" w:author="Hạnh Nhi" w:date="2025-12-15T07:22:00Z" w16du:dateUtc="2025-12-15T00:22:00Z"/>
          <w:lang w:val="en-US"/>
        </w:rPr>
        <w:pPrChange w:id="2780" w:author="Hạnh Nhi" w:date="2025-12-15T07:23:00Z" w16du:dateUtc="2025-12-15T00:23:00Z">
          <w:pPr/>
        </w:pPrChange>
      </w:pPr>
      <w:ins w:id="2781" w:author="Hạnh Nhi" w:date="2025-12-15T07:22:00Z" w16du:dateUtc="2025-12-15T00:22:00Z">
        <w:r w:rsidRPr="003062D5">
          <w:rPr>
            <w:lang w:val="en-US"/>
          </w:rPr>
          <w:t>Router(dhcp-config)#dns-server 203.203.203.203</w:t>
        </w:r>
      </w:ins>
    </w:p>
    <w:p w14:paraId="2F046141" w14:textId="13CB5E43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82" w:author="Hạnh Nhi" w:date="2025-12-15T07:22:00Z" w16du:dateUtc="2025-12-15T00:22:00Z"/>
          <w:lang w:val="en-US"/>
        </w:rPr>
        <w:pPrChange w:id="2783" w:author="Hạnh Nhi" w:date="2025-12-15T07:23:00Z" w16du:dateUtc="2025-12-15T00:23:00Z">
          <w:pPr/>
        </w:pPrChange>
      </w:pPr>
      <w:ins w:id="2784" w:author="Hạnh Nhi" w:date="2025-12-15T07:22:00Z" w16du:dateUtc="2025-12-15T00:22:00Z">
        <w:r w:rsidRPr="003062D5">
          <w:rPr>
            <w:lang w:val="en-US"/>
          </w:rPr>
          <w:t>Router(config-if)#exit</w:t>
        </w:r>
      </w:ins>
    </w:p>
    <w:p w14:paraId="23AAE5DF" w14:textId="1385278E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85" w:author="Hạnh Nhi" w:date="2025-12-15T07:22:00Z" w16du:dateUtc="2025-12-15T00:22:00Z"/>
          <w:lang w:val="en-US"/>
        </w:rPr>
        <w:pPrChange w:id="2786" w:author="Hạnh Nhi" w:date="2025-12-15T07:23:00Z" w16du:dateUtc="2025-12-15T00:23:00Z">
          <w:pPr/>
        </w:pPrChange>
      </w:pPr>
      <w:ins w:id="2787" w:author="Hạnh Nhi" w:date="2025-12-15T07:22:00Z" w16du:dateUtc="2025-12-15T00:22:00Z">
        <w:r w:rsidRPr="003062D5">
          <w:rPr>
            <w:lang w:val="en-US"/>
          </w:rPr>
          <w:t>Router(config)#ip dhcp excluded-address 192.168.1.1</w:t>
        </w:r>
      </w:ins>
    </w:p>
    <w:p w14:paraId="3F659776" w14:textId="1E61A95C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88" w:author="Hạnh Nhi" w:date="2025-12-15T07:22:00Z" w16du:dateUtc="2025-12-15T00:22:00Z"/>
          <w:lang w:val="en-US"/>
        </w:rPr>
        <w:pPrChange w:id="2789" w:author="Hạnh Nhi" w:date="2025-12-15T07:23:00Z" w16du:dateUtc="2025-12-15T00:23:00Z">
          <w:pPr/>
        </w:pPrChange>
      </w:pPr>
      <w:ins w:id="2790" w:author="Hạnh Nhi" w:date="2025-12-15T07:22:00Z" w16du:dateUtc="2025-12-15T00:22:00Z">
        <w:r w:rsidRPr="003062D5">
          <w:rPr>
            <w:lang w:val="en-US"/>
          </w:rPr>
          <w:t>Router(config)#interface fa0/0</w:t>
        </w:r>
      </w:ins>
    </w:p>
    <w:p w14:paraId="50BEA646" w14:textId="1FB35F8E" w:rsidR="003062D5" w:rsidRPr="003062D5" w:rsidRDefault="003062D5" w:rsidP="003062D5">
      <w:pPr>
        <w:pStyle w:val="ListParagraph"/>
        <w:numPr>
          <w:ilvl w:val="0"/>
          <w:numId w:val="169"/>
        </w:numPr>
        <w:spacing w:after="0" w:line="360" w:lineRule="auto"/>
        <w:rPr>
          <w:ins w:id="2791" w:author="Hạnh Nhi" w:date="2025-12-15T07:22:00Z" w16du:dateUtc="2025-12-15T00:22:00Z"/>
          <w:lang w:val="en-US"/>
        </w:rPr>
        <w:pPrChange w:id="2792" w:author="Hạnh Nhi" w:date="2025-12-15T07:23:00Z" w16du:dateUtc="2025-12-15T00:23:00Z">
          <w:pPr/>
        </w:pPrChange>
      </w:pPr>
      <w:ins w:id="2793" w:author="Hạnh Nhi" w:date="2025-12-15T07:22:00Z" w16du:dateUtc="2025-12-15T00:22:00Z">
        <w:r w:rsidRPr="003062D5">
          <w:rPr>
            <w:lang w:val="en-US"/>
          </w:rPr>
          <w:t>Router(config-if)#ip address 192.168.1.1 255.255.255.0</w:t>
        </w:r>
      </w:ins>
    </w:p>
    <w:p w14:paraId="1C667C78" w14:textId="6FC4174C" w:rsidR="003062D5" w:rsidRDefault="003062D5" w:rsidP="003062D5">
      <w:pPr>
        <w:pStyle w:val="ListParagraph"/>
        <w:numPr>
          <w:ilvl w:val="0"/>
          <w:numId w:val="169"/>
        </w:numPr>
        <w:pBdr>
          <w:bottom w:val="single" w:sz="6" w:space="1" w:color="auto"/>
        </w:pBdr>
        <w:spacing w:after="0" w:line="360" w:lineRule="auto"/>
        <w:rPr>
          <w:ins w:id="2794" w:author="Hạnh Nhi" w:date="2025-12-15T07:23:00Z" w16du:dateUtc="2025-12-15T00:23:00Z"/>
          <w:lang w:val="en-US"/>
        </w:rPr>
      </w:pPr>
      <w:ins w:id="2795" w:author="Hạnh Nhi" w:date="2025-12-15T07:22:00Z" w16du:dateUtc="2025-12-15T00:22:00Z">
        <w:r w:rsidRPr="003062D5">
          <w:rPr>
            <w:lang w:val="en-US"/>
          </w:rPr>
          <w:t>Router(config-if)#no shut</w:t>
        </w:r>
      </w:ins>
    </w:p>
    <w:p w14:paraId="0BA0DDF7" w14:textId="7E22F197" w:rsidR="003062D5" w:rsidRDefault="003062D5" w:rsidP="003062D5">
      <w:pPr>
        <w:pStyle w:val="Heading1"/>
        <w:rPr>
          <w:ins w:id="2796" w:author="Hạnh Nhi" w:date="2025-12-15T07:26:00Z" w16du:dateUtc="2025-12-15T00:26:00Z"/>
          <w:lang w:val="en-US"/>
        </w:rPr>
      </w:pPr>
      <w:bookmarkStart w:id="2797" w:name="_Toc216676139"/>
      <w:ins w:id="2798" w:author="Hạnh Nhi" w:date="2025-12-15T07:26:00Z" w16du:dateUtc="2025-12-15T00:26:00Z">
        <w:r>
          <w:rPr>
            <w:lang w:val="en-US"/>
          </w:rPr>
          <w:t>Chapter 5: Routing New</w:t>
        </w:r>
        <w:bookmarkEnd w:id="2797"/>
      </w:ins>
    </w:p>
    <w:p w14:paraId="7AC60A17" w14:textId="6CC91594" w:rsidR="003062D5" w:rsidRDefault="00D35111" w:rsidP="00D35111">
      <w:pPr>
        <w:pStyle w:val="Heading1"/>
        <w:numPr>
          <w:ilvl w:val="0"/>
          <w:numId w:val="175"/>
        </w:numPr>
        <w:jc w:val="left"/>
        <w:rPr>
          <w:ins w:id="2799" w:author="Hạnh Nhi" w:date="2025-12-15T07:29:00Z" w16du:dateUtc="2025-12-15T00:29:00Z"/>
          <w:lang w:val="en-US"/>
        </w:rPr>
      </w:pPr>
      <w:ins w:id="2800" w:author="Hạnh Nhi" w:date="2025-12-15T07:28:00Z" w16du:dateUtc="2025-12-15T00:28:00Z">
        <w:r w:rsidRPr="00D35111">
          <w:rPr>
            <w:lang w:val="en-US"/>
          </w:rPr>
          <w:t>What is Routing?</w:t>
        </w:r>
      </w:ins>
    </w:p>
    <w:p w14:paraId="564F1945" w14:textId="2282B70F" w:rsidR="00D35111" w:rsidRDefault="00D35111" w:rsidP="00D35111">
      <w:pPr>
        <w:rPr>
          <w:ins w:id="2801" w:author="Hạnh Nhi" w:date="2025-12-15T07:32:00Z" w16du:dateUtc="2025-12-15T00:32:00Z"/>
          <w:lang w:val="en-US"/>
        </w:rPr>
      </w:pPr>
      <w:ins w:id="2802" w:author="Hạnh Nhi" w:date="2025-12-15T07:30:00Z" w16du:dateUtc="2025-12-15T00:30:00Z">
        <w:r w:rsidRPr="00D35111">
          <w:rPr>
            <w:lang w:val="en-US"/>
          </w:rPr>
          <w:drawing>
            <wp:inline distT="0" distB="0" distL="0" distR="0" wp14:anchorId="0BB57ABE" wp14:editId="208A8BF8">
              <wp:extent cx="4197350" cy="2291694"/>
              <wp:effectExtent l="0" t="0" r="0" b="0"/>
              <wp:docPr id="1884495164" name="Picture 1" descr="A diagram of a networ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84495164" name="Picture 1" descr="A diagram of a network&#10;&#10;AI-generated content may be incorrect."/>
                      <pic:cNvPicPr/>
                    </pic:nvPicPr>
                    <pic:blipFill>
                      <a:blip r:embed="rId10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03271" cy="22949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DCE14AE" w14:textId="77777777" w:rsidR="00D35111" w:rsidRPr="00D35111" w:rsidRDefault="00D35111" w:rsidP="00D35111">
      <w:pPr>
        <w:spacing w:after="0" w:line="360" w:lineRule="auto"/>
        <w:rPr>
          <w:ins w:id="2803" w:author="Hạnh Nhi" w:date="2025-12-15T07:32:00Z" w16du:dateUtc="2025-12-15T00:32:00Z"/>
          <w:b/>
          <w:bCs/>
          <w:lang w:val="en-US"/>
        </w:rPr>
        <w:pPrChange w:id="2804" w:author="Hạnh Nhi" w:date="2025-12-15T07:33:00Z" w16du:dateUtc="2025-12-15T00:33:00Z">
          <w:pPr>
            <w:numPr>
              <w:numId w:val="176"/>
            </w:numPr>
            <w:tabs>
              <w:tab w:val="num" w:pos="720"/>
            </w:tabs>
            <w:ind w:left="720" w:hanging="360"/>
          </w:pPr>
        </w:pPrChange>
      </w:pPr>
      <w:ins w:id="2805" w:author="Hạnh Nhi" w:date="2025-12-15T07:32:00Z" w16du:dateUtc="2025-12-15T00:32:00Z">
        <w:r w:rsidRPr="00D35111">
          <w:rPr>
            <w:b/>
            <w:bCs/>
            <w:lang w:val="en-US"/>
          </w:rPr>
          <w:t>Để định tuyến (route), router cần biết:</w:t>
        </w:r>
      </w:ins>
    </w:p>
    <w:p w14:paraId="22A882CD" w14:textId="774FCACF" w:rsidR="00D35111" w:rsidRPr="00D35111" w:rsidRDefault="00D35111" w:rsidP="00D35111">
      <w:pPr>
        <w:numPr>
          <w:ilvl w:val="0"/>
          <w:numId w:val="178"/>
        </w:numPr>
        <w:spacing w:after="0" w:line="360" w:lineRule="auto"/>
        <w:rPr>
          <w:ins w:id="2806" w:author="Hạnh Nhi" w:date="2025-12-15T07:32:00Z" w16du:dateUtc="2025-12-15T00:32:00Z"/>
          <w:lang w:val="en-US"/>
        </w:rPr>
        <w:pPrChange w:id="2807" w:author="Hạnh Nhi" w:date="2025-12-15T07:33:00Z" w16du:dateUtc="2025-12-15T00:33:00Z">
          <w:pPr>
            <w:numPr>
              <w:numId w:val="178"/>
            </w:numPr>
            <w:tabs>
              <w:tab w:val="num" w:pos="720"/>
            </w:tabs>
            <w:ind w:left="720" w:hanging="360"/>
          </w:pPr>
        </w:pPrChange>
      </w:pPr>
      <w:ins w:id="2808" w:author="Hạnh Nhi" w:date="2025-12-15T07:32:00Z" w16du:dateUtc="2025-12-15T00:32:00Z">
        <w:r w:rsidRPr="00D35111">
          <w:rPr>
            <w:b/>
            <w:bCs/>
            <w:lang w:val="en-US"/>
          </w:rPr>
          <w:t>Destination addresses</w:t>
        </w:r>
        <w:r>
          <w:rPr>
            <w:lang w:val="en-US"/>
          </w:rPr>
          <w:t xml:space="preserve"> </w:t>
        </w:r>
        <w:r w:rsidRPr="00D35111">
          <w:rPr>
            <w:lang w:val="en-US"/>
          </w:rPr>
          <w:t>→ Địa chỉ mạng đích cần đến</w:t>
        </w:r>
      </w:ins>
    </w:p>
    <w:p w14:paraId="35AEA6D9" w14:textId="5F97A6FA" w:rsidR="00D35111" w:rsidRPr="00D35111" w:rsidRDefault="00D35111" w:rsidP="00D35111">
      <w:pPr>
        <w:numPr>
          <w:ilvl w:val="0"/>
          <w:numId w:val="178"/>
        </w:numPr>
        <w:spacing w:after="0" w:line="360" w:lineRule="auto"/>
        <w:rPr>
          <w:ins w:id="2809" w:author="Hạnh Nhi" w:date="2025-12-15T07:32:00Z" w16du:dateUtc="2025-12-15T00:32:00Z"/>
          <w:lang w:val="en-US"/>
        </w:rPr>
        <w:pPrChange w:id="2810" w:author="Hạnh Nhi" w:date="2025-12-15T07:33:00Z" w16du:dateUtc="2025-12-15T00:33:00Z">
          <w:pPr>
            <w:numPr>
              <w:numId w:val="178"/>
            </w:numPr>
            <w:tabs>
              <w:tab w:val="num" w:pos="720"/>
            </w:tabs>
            <w:ind w:left="720" w:hanging="360"/>
          </w:pPr>
        </w:pPrChange>
      </w:pPr>
      <w:ins w:id="2811" w:author="Hạnh Nhi" w:date="2025-12-15T07:32:00Z" w16du:dateUtc="2025-12-15T00:32:00Z">
        <w:r w:rsidRPr="00D35111">
          <w:rPr>
            <w:b/>
            <w:bCs/>
            <w:lang w:val="en-US"/>
          </w:rPr>
          <w:t>Sources it can learn from</w:t>
        </w:r>
        <w:r>
          <w:rPr>
            <w:lang w:val="en-US"/>
          </w:rPr>
          <w:t xml:space="preserve"> </w:t>
        </w:r>
        <w:r w:rsidRPr="00D35111">
          <w:rPr>
            <w:lang w:val="en-US"/>
          </w:rPr>
          <w:t>→ Router học thông tin từ đâu (static, RIP, OSPF, EIGRP…)</w:t>
        </w:r>
      </w:ins>
    </w:p>
    <w:p w14:paraId="0843AB67" w14:textId="3FACC78D" w:rsidR="00D35111" w:rsidRPr="00D35111" w:rsidRDefault="00D35111" w:rsidP="00D35111">
      <w:pPr>
        <w:numPr>
          <w:ilvl w:val="0"/>
          <w:numId w:val="178"/>
        </w:numPr>
        <w:spacing w:after="0" w:line="360" w:lineRule="auto"/>
        <w:rPr>
          <w:ins w:id="2812" w:author="Hạnh Nhi" w:date="2025-12-15T07:32:00Z" w16du:dateUtc="2025-12-15T00:32:00Z"/>
          <w:lang w:val="en-US"/>
        </w:rPr>
        <w:pPrChange w:id="2813" w:author="Hạnh Nhi" w:date="2025-12-15T07:33:00Z" w16du:dateUtc="2025-12-15T00:33:00Z">
          <w:pPr>
            <w:numPr>
              <w:numId w:val="178"/>
            </w:numPr>
            <w:tabs>
              <w:tab w:val="num" w:pos="720"/>
            </w:tabs>
            <w:ind w:left="720" w:hanging="360"/>
          </w:pPr>
        </w:pPrChange>
      </w:pPr>
      <w:ins w:id="2814" w:author="Hạnh Nhi" w:date="2025-12-15T07:32:00Z" w16du:dateUtc="2025-12-15T00:32:00Z">
        <w:r w:rsidRPr="00D35111">
          <w:rPr>
            <w:b/>
            <w:bCs/>
            <w:lang w:val="en-US"/>
          </w:rPr>
          <w:lastRenderedPageBreak/>
          <w:t>Possible routes</w:t>
        </w:r>
        <w:r>
          <w:rPr>
            <w:lang w:val="en-US"/>
          </w:rPr>
          <w:t xml:space="preserve"> </w:t>
        </w:r>
        <w:r w:rsidRPr="00D35111">
          <w:rPr>
            <w:lang w:val="en-US"/>
          </w:rPr>
          <w:t>→ Các đường có thể đi</w:t>
        </w:r>
      </w:ins>
    </w:p>
    <w:p w14:paraId="2713365B" w14:textId="0749CD7E" w:rsidR="00D35111" w:rsidRPr="00D35111" w:rsidRDefault="00D35111" w:rsidP="00D35111">
      <w:pPr>
        <w:numPr>
          <w:ilvl w:val="0"/>
          <w:numId w:val="178"/>
        </w:numPr>
        <w:spacing w:after="0" w:line="360" w:lineRule="auto"/>
        <w:rPr>
          <w:ins w:id="2815" w:author="Hạnh Nhi" w:date="2025-12-15T07:32:00Z" w16du:dateUtc="2025-12-15T00:32:00Z"/>
          <w:lang w:val="en-US"/>
        </w:rPr>
        <w:pPrChange w:id="2816" w:author="Hạnh Nhi" w:date="2025-12-15T07:33:00Z" w16du:dateUtc="2025-12-15T00:33:00Z">
          <w:pPr>
            <w:numPr>
              <w:numId w:val="178"/>
            </w:numPr>
            <w:tabs>
              <w:tab w:val="num" w:pos="720"/>
            </w:tabs>
            <w:ind w:left="720" w:hanging="360"/>
          </w:pPr>
        </w:pPrChange>
      </w:pPr>
      <w:ins w:id="2817" w:author="Hạnh Nhi" w:date="2025-12-15T07:32:00Z" w16du:dateUtc="2025-12-15T00:32:00Z">
        <w:r w:rsidRPr="00D35111">
          <w:rPr>
            <w:b/>
            <w:bCs/>
            <w:lang w:val="en-US"/>
          </w:rPr>
          <w:t>Best route</w:t>
        </w:r>
        <w:r>
          <w:rPr>
            <w:lang w:val="en-US"/>
          </w:rPr>
          <w:t xml:space="preserve"> </w:t>
        </w:r>
        <w:r w:rsidRPr="00D35111">
          <w:rPr>
            <w:lang w:val="en-US"/>
          </w:rPr>
          <w:t>→ Chọn đường tốt nhất (metric thấp nhất)</w:t>
        </w:r>
      </w:ins>
    </w:p>
    <w:p w14:paraId="73CE5558" w14:textId="58F8FEFA" w:rsidR="00D35111" w:rsidRDefault="00D35111" w:rsidP="00D35111">
      <w:pPr>
        <w:numPr>
          <w:ilvl w:val="0"/>
          <w:numId w:val="178"/>
        </w:numPr>
        <w:spacing w:after="0" w:line="360" w:lineRule="auto"/>
        <w:rPr>
          <w:ins w:id="2818" w:author="Hạnh Nhi" w:date="2025-12-15T07:32:00Z" w16du:dateUtc="2025-12-15T00:32:00Z"/>
          <w:lang w:val="en-US"/>
        </w:rPr>
        <w:pPrChange w:id="2819" w:author="Hạnh Nhi" w:date="2025-12-15T07:33:00Z" w16du:dateUtc="2025-12-15T00:33:00Z">
          <w:pPr>
            <w:numPr>
              <w:numId w:val="178"/>
            </w:numPr>
            <w:tabs>
              <w:tab w:val="num" w:pos="720"/>
            </w:tabs>
            <w:ind w:left="720" w:hanging="360"/>
          </w:pPr>
        </w:pPrChange>
      </w:pPr>
      <w:ins w:id="2820" w:author="Hạnh Nhi" w:date="2025-12-15T07:32:00Z" w16du:dateUtc="2025-12-15T00:32:00Z">
        <w:r w:rsidRPr="00D35111">
          <w:rPr>
            <w:b/>
            <w:bCs/>
            <w:lang w:val="en-US"/>
          </w:rPr>
          <w:t>Maintain and verify routing information</w:t>
        </w:r>
        <w:r>
          <w:rPr>
            <w:lang w:val="en-US"/>
          </w:rPr>
          <w:t xml:space="preserve"> </w:t>
        </w:r>
        <w:r w:rsidRPr="00D35111">
          <w:rPr>
            <w:lang w:val="en-US"/>
          </w:rPr>
          <w:t>→ Cập nhật &amp; kiểm tra bảng định tuyến</w:t>
        </w:r>
      </w:ins>
    </w:p>
    <w:p w14:paraId="2AE8E2C8" w14:textId="77777777" w:rsidR="00D35111" w:rsidRPr="00D35111" w:rsidRDefault="00D35111" w:rsidP="00D35111">
      <w:pPr>
        <w:spacing w:after="0" w:line="360" w:lineRule="auto"/>
        <w:rPr>
          <w:ins w:id="2821" w:author="Hạnh Nhi" w:date="2025-12-15T07:32:00Z" w16du:dateUtc="2025-12-15T00:32:00Z"/>
          <w:lang w:val="en-US"/>
        </w:rPr>
        <w:pPrChange w:id="2822" w:author="Hạnh Nhi" w:date="2025-12-15T07:33:00Z" w16du:dateUtc="2025-12-15T00:33:00Z">
          <w:pPr/>
        </w:pPrChange>
      </w:pPr>
      <w:ins w:id="2823" w:author="Hạnh Nhi" w:date="2025-12-15T07:32:00Z" w16du:dateUtc="2025-12-15T00:32:00Z">
        <w:r w:rsidRPr="00D35111">
          <w:rPr>
            <w:b/>
            <w:bCs/>
            <w:lang w:val="en-US"/>
          </w:rPr>
          <w:t>Routers must learn destinations that are not directly connected</w:t>
        </w:r>
      </w:ins>
    </w:p>
    <w:p w14:paraId="4350CF20" w14:textId="422D96CA" w:rsidR="00D35111" w:rsidRPr="00D35111" w:rsidRDefault="00D35111" w:rsidP="00D35111">
      <w:pPr>
        <w:spacing w:after="0" w:line="360" w:lineRule="auto"/>
        <w:rPr>
          <w:ins w:id="2824" w:author="Hạnh Nhi" w:date="2025-12-15T07:32:00Z" w16du:dateUtc="2025-12-15T00:32:00Z"/>
          <w:lang w:val="en-US"/>
        </w:rPr>
        <w:pPrChange w:id="2825" w:author="Hạnh Nhi" w:date="2025-12-15T07:33:00Z" w16du:dateUtc="2025-12-15T00:33:00Z">
          <w:pPr/>
        </w:pPrChange>
      </w:pPr>
      <w:ins w:id="2826" w:author="Hạnh Nhi" w:date="2025-12-15T07:32:00Z" w16du:dateUtc="2025-12-15T00:32:00Z">
        <w:r w:rsidRPr="00D35111">
          <w:rPr>
            <w:lang w:val="en-US"/>
          </w:rPr>
          <w:t xml:space="preserve">Router </w:t>
        </w:r>
        <w:r w:rsidRPr="00D35111">
          <w:rPr>
            <w:b/>
            <w:bCs/>
            <w:lang w:val="en-US"/>
          </w:rPr>
          <w:t>phải học các mạng KHÔNG kết nối trực tiếp</w:t>
        </w:r>
        <w:r>
          <w:rPr>
            <w:lang w:val="en-US"/>
          </w:rPr>
          <w:t xml:space="preserve"> </w:t>
        </w:r>
        <w:r w:rsidRPr="00D35111">
          <w:rPr>
            <w:lang w:val="en-US"/>
          </w:rPr>
          <w:t>→ thông qua:</w:t>
        </w:r>
      </w:ins>
    </w:p>
    <w:p w14:paraId="0E26C882" w14:textId="77777777" w:rsidR="00D35111" w:rsidRPr="00D35111" w:rsidRDefault="00D35111" w:rsidP="00D35111">
      <w:pPr>
        <w:numPr>
          <w:ilvl w:val="0"/>
          <w:numId w:val="178"/>
        </w:numPr>
        <w:spacing w:after="0" w:line="360" w:lineRule="auto"/>
        <w:rPr>
          <w:ins w:id="2827" w:author="Hạnh Nhi" w:date="2025-12-15T07:32:00Z" w16du:dateUtc="2025-12-15T00:32:00Z"/>
          <w:lang w:val="en-US"/>
        </w:rPr>
        <w:pPrChange w:id="2828" w:author="Hạnh Nhi" w:date="2025-12-15T07:33:00Z" w16du:dateUtc="2025-12-15T00:33:00Z">
          <w:pPr>
            <w:numPr>
              <w:numId w:val="178"/>
            </w:numPr>
            <w:tabs>
              <w:tab w:val="num" w:pos="720"/>
            </w:tabs>
            <w:ind w:left="720" w:hanging="360"/>
          </w:pPr>
        </w:pPrChange>
      </w:pPr>
      <w:ins w:id="2829" w:author="Hạnh Nhi" w:date="2025-12-15T07:32:00Z" w16du:dateUtc="2025-12-15T00:32:00Z">
        <w:r w:rsidRPr="00D35111">
          <w:rPr>
            <w:lang w:val="en-US"/>
          </w:rPr>
          <w:t>Static routing</w:t>
        </w:r>
      </w:ins>
    </w:p>
    <w:p w14:paraId="3DCE3576" w14:textId="13C48A39" w:rsidR="00D35111" w:rsidRPr="00D35111" w:rsidRDefault="00D35111" w:rsidP="00D35111">
      <w:pPr>
        <w:numPr>
          <w:ilvl w:val="0"/>
          <w:numId w:val="178"/>
        </w:numPr>
        <w:spacing w:after="0" w:line="360" w:lineRule="auto"/>
        <w:rPr>
          <w:ins w:id="2830" w:author="Hạnh Nhi" w:date="2025-12-15T07:31:00Z" w16du:dateUtc="2025-12-15T00:31:00Z"/>
          <w:lang w:val="en-US"/>
        </w:rPr>
        <w:pPrChange w:id="2831" w:author="Hạnh Nhi" w:date="2025-12-15T07:33:00Z" w16du:dateUtc="2025-12-15T00:33:00Z">
          <w:pPr/>
        </w:pPrChange>
      </w:pPr>
      <w:ins w:id="2832" w:author="Hạnh Nhi" w:date="2025-12-15T07:32:00Z" w16du:dateUtc="2025-12-15T00:32:00Z">
        <w:r w:rsidRPr="00D35111">
          <w:rPr>
            <w:lang w:val="en-US"/>
          </w:rPr>
          <w:t>Dynamic routing protocols (RIP, OSPF, EIGRP…)</w:t>
        </w:r>
      </w:ins>
    </w:p>
    <w:p w14:paraId="40E6231B" w14:textId="77777777" w:rsidR="00D35111" w:rsidRPr="00D35111" w:rsidRDefault="00D35111" w:rsidP="00D35111">
      <w:pPr>
        <w:spacing w:after="0" w:line="360" w:lineRule="auto"/>
        <w:rPr>
          <w:ins w:id="2833" w:author="Hạnh Nhi" w:date="2025-12-15T07:31:00Z"/>
          <w:b/>
          <w:bCs/>
          <w:lang w:val="en-US"/>
        </w:rPr>
        <w:pPrChange w:id="2834" w:author="Hạnh Nhi" w:date="2025-12-15T07:33:00Z" w16du:dateUtc="2025-12-15T00:33:00Z">
          <w:pPr/>
        </w:pPrChange>
      </w:pPr>
      <w:ins w:id="2835" w:author="Hạnh Nhi" w:date="2025-12-15T07:31:00Z">
        <w:r w:rsidRPr="00D35111">
          <w:rPr>
            <w:b/>
            <w:bCs/>
            <w:lang w:val="en-US"/>
          </w:rPr>
          <w:t>Ý nghĩa hình trên</w:t>
        </w:r>
      </w:ins>
    </w:p>
    <w:p w14:paraId="57DDA03E" w14:textId="77777777" w:rsidR="00D35111" w:rsidRPr="00D35111" w:rsidRDefault="00D35111" w:rsidP="00D35111">
      <w:pPr>
        <w:numPr>
          <w:ilvl w:val="0"/>
          <w:numId w:val="176"/>
        </w:numPr>
        <w:spacing w:after="0" w:line="360" w:lineRule="auto"/>
        <w:rPr>
          <w:ins w:id="2836" w:author="Hạnh Nhi" w:date="2025-12-15T07:31:00Z"/>
          <w:lang w:val="en-US"/>
        </w:rPr>
        <w:pPrChange w:id="2837" w:author="Hạnh Nhi" w:date="2025-12-15T07:33:00Z" w16du:dateUtc="2025-12-15T00:33:00Z">
          <w:pPr>
            <w:numPr>
              <w:numId w:val="176"/>
            </w:numPr>
            <w:tabs>
              <w:tab w:val="num" w:pos="720"/>
            </w:tabs>
            <w:ind w:left="720" w:hanging="360"/>
          </w:pPr>
        </w:pPrChange>
      </w:pPr>
      <w:ins w:id="2838" w:author="Hạnh Nhi" w:date="2025-12-15T07:31:00Z">
        <w:r w:rsidRPr="00D35111">
          <w:rPr>
            <w:lang w:val="en-US"/>
          </w:rPr>
          <w:t xml:space="preserve">Router kết nối </w:t>
        </w:r>
        <w:r w:rsidRPr="00D35111">
          <w:rPr>
            <w:b/>
            <w:bCs/>
            <w:lang w:val="en-US"/>
          </w:rPr>
          <w:t>nhiều mạng khác nhau</w:t>
        </w:r>
        <w:r w:rsidRPr="00D35111">
          <w:rPr>
            <w:lang w:val="en-US"/>
          </w:rPr>
          <w:t xml:space="preserve"> (ví dụ: 10.120.2.0 và 172.16.1.0)</w:t>
        </w:r>
      </w:ins>
    </w:p>
    <w:p w14:paraId="6C5957C4" w14:textId="77777777" w:rsidR="00D35111" w:rsidRPr="00D35111" w:rsidRDefault="00D35111" w:rsidP="00D35111">
      <w:pPr>
        <w:numPr>
          <w:ilvl w:val="0"/>
          <w:numId w:val="176"/>
        </w:numPr>
        <w:spacing w:after="0" w:line="360" w:lineRule="auto"/>
        <w:rPr>
          <w:ins w:id="2839" w:author="Hạnh Nhi" w:date="2025-12-15T07:31:00Z"/>
          <w:lang w:val="en-US"/>
        </w:rPr>
        <w:pPrChange w:id="2840" w:author="Hạnh Nhi" w:date="2025-12-15T07:33:00Z" w16du:dateUtc="2025-12-15T00:33:00Z">
          <w:pPr>
            <w:numPr>
              <w:numId w:val="176"/>
            </w:numPr>
            <w:tabs>
              <w:tab w:val="num" w:pos="720"/>
            </w:tabs>
            <w:ind w:left="720" w:hanging="360"/>
          </w:pPr>
        </w:pPrChange>
      </w:pPr>
      <w:ins w:id="2841" w:author="Hạnh Nhi" w:date="2025-12-15T07:31:00Z">
        <w:r w:rsidRPr="00D35111">
          <w:rPr>
            <w:lang w:val="en-US"/>
          </w:rPr>
          <w:t xml:space="preserve">Router </w:t>
        </w:r>
        <w:r w:rsidRPr="00D35111">
          <w:rPr>
            <w:b/>
            <w:bCs/>
            <w:lang w:val="en-US"/>
          </w:rPr>
          <w:t>xây dựng bảng định tuyến (routing table)</w:t>
        </w:r>
        <w:r w:rsidRPr="00D35111">
          <w:rPr>
            <w:lang w:val="en-US"/>
          </w:rPr>
          <w:t xml:space="preserve"> để biết:</w:t>
        </w:r>
      </w:ins>
    </w:p>
    <w:p w14:paraId="3A88F3F6" w14:textId="77777777" w:rsidR="00D35111" w:rsidRPr="00D35111" w:rsidRDefault="00D35111" w:rsidP="00D35111">
      <w:pPr>
        <w:numPr>
          <w:ilvl w:val="1"/>
          <w:numId w:val="176"/>
        </w:numPr>
        <w:spacing w:after="0" w:line="360" w:lineRule="auto"/>
        <w:rPr>
          <w:ins w:id="2842" w:author="Hạnh Nhi" w:date="2025-12-15T07:31:00Z"/>
          <w:lang w:val="en-US"/>
        </w:rPr>
        <w:pPrChange w:id="2843" w:author="Hạnh Nhi" w:date="2025-12-15T07:33:00Z" w16du:dateUtc="2025-12-15T00:33:00Z">
          <w:pPr>
            <w:numPr>
              <w:ilvl w:val="1"/>
              <w:numId w:val="176"/>
            </w:numPr>
            <w:tabs>
              <w:tab w:val="num" w:pos="1440"/>
            </w:tabs>
            <w:ind w:left="1440" w:hanging="360"/>
          </w:pPr>
        </w:pPrChange>
      </w:pPr>
      <w:ins w:id="2844" w:author="Hạnh Nhi" w:date="2025-12-15T07:31:00Z">
        <w:r w:rsidRPr="00D35111">
          <w:rPr>
            <w:lang w:val="en-US"/>
          </w:rPr>
          <w:t xml:space="preserve">Gói tin đi </w:t>
        </w:r>
        <w:r w:rsidRPr="00D35111">
          <w:rPr>
            <w:b/>
            <w:bCs/>
            <w:lang w:val="en-US"/>
          </w:rPr>
          <w:t>đâu</w:t>
        </w:r>
      </w:ins>
    </w:p>
    <w:p w14:paraId="3C333DCE" w14:textId="1E6C760C" w:rsidR="00D35111" w:rsidRPr="00D35111" w:rsidRDefault="00D35111" w:rsidP="00D35111">
      <w:pPr>
        <w:numPr>
          <w:ilvl w:val="1"/>
          <w:numId w:val="176"/>
        </w:numPr>
        <w:spacing w:after="0" w:line="360" w:lineRule="auto"/>
        <w:rPr>
          <w:ins w:id="2845" w:author="Hạnh Nhi" w:date="2025-12-15T07:31:00Z"/>
          <w:lang w:val="en-US"/>
        </w:rPr>
        <w:pPrChange w:id="2846" w:author="Hạnh Nhi" w:date="2025-12-15T07:33:00Z" w16du:dateUtc="2025-12-15T00:33:00Z">
          <w:pPr/>
        </w:pPrChange>
      </w:pPr>
      <w:ins w:id="2847" w:author="Hạnh Nhi" w:date="2025-12-15T07:31:00Z">
        <w:r w:rsidRPr="00D35111">
          <w:rPr>
            <w:lang w:val="en-US"/>
          </w:rPr>
          <w:t xml:space="preserve">Đi </w:t>
        </w:r>
        <w:r w:rsidRPr="00D35111">
          <w:rPr>
            <w:b/>
            <w:bCs/>
            <w:lang w:val="en-US"/>
          </w:rPr>
          <w:t>qua cổng (interface) nào</w:t>
        </w:r>
      </w:ins>
    </w:p>
    <w:p w14:paraId="14D6D816" w14:textId="77777777" w:rsidR="00D35111" w:rsidRPr="00D35111" w:rsidRDefault="00D35111" w:rsidP="00D35111">
      <w:pPr>
        <w:spacing w:after="0" w:line="360" w:lineRule="auto"/>
        <w:rPr>
          <w:ins w:id="2848" w:author="Hạnh Nhi" w:date="2025-12-15T07:31:00Z"/>
          <w:b/>
          <w:bCs/>
          <w:lang w:val="en-US"/>
        </w:rPr>
        <w:pPrChange w:id="2849" w:author="Hạnh Nhi" w:date="2025-12-15T07:33:00Z" w16du:dateUtc="2025-12-15T00:33:00Z">
          <w:pPr>
            <w:numPr>
              <w:numId w:val="176"/>
            </w:numPr>
            <w:tabs>
              <w:tab w:val="num" w:pos="720"/>
            </w:tabs>
            <w:ind w:left="720" w:hanging="360"/>
          </w:pPr>
        </w:pPrChange>
      </w:pPr>
      <w:ins w:id="2850" w:author="Hạnh Nhi" w:date="2025-12-15T07:31:00Z">
        <w:r w:rsidRPr="00D35111">
          <w:rPr>
            <w:rFonts w:ascii="Segoe UI Emoji" w:hAnsi="Segoe UI Emoji" w:cs="Segoe UI Emoji"/>
            <w:b/>
            <w:bCs/>
            <w:lang w:val="en-US"/>
          </w:rPr>
          <w:t>🔹</w:t>
        </w:r>
        <w:r w:rsidRPr="00D35111">
          <w:rPr>
            <w:b/>
            <w:bCs/>
            <w:lang w:val="en-US"/>
          </w:rPr>
          <w:t xml:space="preserve"> Bảng Routing Table (trong hình)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2851" w:author="Hạnh Nhi" w:date="2025-12-15T07:33:00Z" w16du:dateUtc="2025-12-15T00:33:00Z"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31"/>
        <w:gridCol w:w="2343"/>
        <w:gridCol w:w="1636"/>
        <w:tblGridChange w:id="2852">
          <w:tblGrid>
            <w:gridCol w:w="5"/>
            <w:gridCol w:w="1885"/>
            <w:gridCol w:w="146"/>
            <w:gridCol w:w="2041"/>
            <w:gridCol w:w="302"/>
            <w:gridCol w:w="1193"/>
            <w:gridCol w:w="443"/>
          </w:tblGrid>
        </w:tblGridChange>
      </w:tblGrid>
      <w:tr w:rsidR="00D35111" w:rsidRPr="00D35111" w14:paraId="0C4378B5" w14:textId="77777777" w:rsidTr="00D35111">
        <w:trPr>
          <w:ins w:id="2853" w:author="Hạnh Nhi" w:date="2025-12-15T07:31:00Z"/>
          <w:trPrChange w:id="2854" w:author="Hạnh Nhi" w:date="2025-12-15T07:33:00Z" w16du:dateUtc="2025-12-15T00:33:00Z">
            <w:trPr>
              <w:gridAfter w:val="0"/>
              <w:tblHeader/>
              <w:tblCellSpacing w:w="15" w:type="dxa"/>
            </w:trPr>
          </w:trPrChange>
        </w:trPr>
        <w:tc>
          <w:tcPr>
            <w:tcW w:w="0" w:type="auto"/>
            <w:hideMark/>
            <w:tcPrChange w:id="2855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12C8C14" w14:textId="77777777" w:rsidR="00D35111" w:rsidRPr="00D35111" w:rsidRDefault="00D35111" w:rsidP="00D35111">
            <w:pPr>
              <w:spacing w:line="360" w:lineRule="auto"/>
              <w:rPr>
                <w:ins w:id="2856" w:author="Hạnh Nhi" w:date="2025-12-15T07:31:00Z"/>
                <w:b/>
                <w:bCs/>
                <w:lang w:val="en-US"/>
              </w:rPr>
              <w:pPrChange w:id="2857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58" w:author="Hạnh Nhi" w:date="2025-12-15T07:31:00Z">
              <w:r w:rsidRPr="00D35111">
                <w:rPr>
                  <w:b/>
                  <w:bCs/>
                  <w:lang w:val="en-US"/>
                </w:rPr>
                <w:t>Network Protocol</w:t>
              </w:r>
            </w:ins>
          </w:p>
        </w:tc>
        <w:tc>
          <w:tcPr>
            <w:tcW w:w="0" w:type="auto"/>
            <w:hideMark/>
            <w:tcPrChange w:id="2859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50684B3" w14:textId="77777777" w:rsidR="00D35111" w:rsidRPr="00D35111" w:rsidRDefault="00D35111" w:rsidP="00D35111">
            <w:pPr>
              <w:spacing w:line="360" w:lineRule="auto"/>
              <w:rPr>
                <w:ins w:id="2860" w:author="Hạnh Nhi" w:date="2025-12-15T07:31:00Z"/>
                <w:b/>
                <w:bCs/>
                <w:lang w:val="en-US"/>
              </w:rPr>
              <w:pPrChange w:id="2861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62" w:author="Hạnh Nhi" w:date="2025-12-15T07:31:00Z">
              <w:r w:rsidRPr="00D35111">
                <w:rPr>
                  <w:b/>
                  <w:bCs/>
                  <w:lang w:val="en-US"/>
                </w:rPr>
                <w:t>Destination Network</w:t>
              </w:r>
            </w:ins>
          </w:p>
        </w:tc>
        <w:tc>
          <w:tcPr>
            <w:tcW w:w="0" w:type="auto"/>
            <w:hideMark/>
            <w:tcPrChange w:id="2863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61DB207" w14:textId="77777777" w:rsidR="00D35111" w:rsidRPr="00D35111" w:rsidRDefault="00D35111" w:rsidP="00D35111">
            <w:pPr>
              <w:spacing w:line="360" w:lineRule="auto"/>
              <w:rPr>
                <w:ins w:id="2864" w:author="Hạnh Nhi" w:date="2025-12-15T07:31:00Z"/>
                <w:b/>
                <w:bCs/>
                <w:lang w:val="en-US"/>
              </w:rPr>
              <w:pPrChange w:id="2865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66" w:author="Hạnh Nhi" w:date="2025-12-15T07:31:00Z">
              <w:r w:rsidRPr="00D35111">
                <w:rPr>
                  <w:b/>
                  <w:bCs/>
                  <w:lang w:val="en-US"/>
                </w:rPr>
                <w:t>Exit Interface</w:t>
              </w:r>
            </w:ins>
          </w:p>
        </w:tc>
      </w:tr>
      <w:tr w:rsidR="00D35111" w:rsidRPr="00D35111" w14:paraId="114AC41B" w14:textId="77777777" w:rsidTr="00D35111">
        <w:trPr>
          <w:ins w:id="2867" w:author="Hạnh Nhi" w:date="2025-12-15T07:31:00Z"/>
          <w:trPrChange w:id="2868" w:author="Hạnh Nhi" w:date="2025-12-15T07:33:00Z" w16du:dateUtc="2025-12-15T00:33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2869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137A7A25" w14:textId="77777777" w:rsidR="00D35111" w:rsidRPr="00D35111" w:rsidRDefault="00D35111" w:rsidP="00D35111">
            <w:pPr>
              <w:spacing w:line="360" w:lineRule="auto"/>
              <w:rPr>
                <w:ins w:id="2870" w:author="Hạnh Nhi" w:date="2025-12-15T07:31:00Z"/>
                <w:lang w:val="en-US"/>
              </w:rPr>
              <w:pPrChange w:id="2871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72" w:author="Hạnh Nhi" w:date="2025-12-15T07:31:00Z">
              <w:r w:rsidRPr="00D35111">
                <w:rPr>
                  <w:lang w:val="en-US"/>
                </w:rPr>
                <w:t>Connected</w:t>
              </w:r>
            </w:ins>
          </w:p>
        </w:tc>
        <w:tc>
          <w:tcPr>
            <w:tcW w:w="0" w:type="auto"/>
            <w:hideMark/>
            <w:tcPrChange w:id="2873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5CAC8E5E" w14:textId="77777777" w:rsidR="00D35111" w:rsidRPr="00D35111" w:rsidRDefault="00D35111" w:rsidP="00D35111">
            <w:pPr>
              <w:spacing w:line="360" w:lineRule="auto"/>
              <w:rPr>
                <w:ins w:id="2874" w:author="Hạnh Nhi" w:date="2025-12-15T07:31:00Z"/>
                <w:lang w:val="en-US"/>
              </w:rPr>
              <w:pPrChange w:id="2875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76" w:author="Hạnh Nhi" w:date="2025-12-15T07:31:00Z">
              <w:r w:rsidRPr="00D35111">
                <w:rPr>
                  <w:lang w:val="en-US"/>
                </w:rPr>
                <w:t>10.120.2.0</w:t>
              </w:r>
            </w:ins>
          </w:p>
        </w:tc>
        <w:tc>
          <w:tcPr>
            <w:tcW w:w="0" w:type="auto"/>
            <w:hideMark/>
            <w:tcPrChange w:id="2877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62DE9D70" w14:textId="77777777" w:rsidR="00D35111" w:rsidRPr="00D35111" w:rsidRDefault="00D35111" w:rsidP="00D35111">
            <w:pPr>
              <w:spacing w:line="360" w:lineRule="auto"/>
              <w:rPr>
                <w:ins w:id="2878" w:author="Hạnh Nhi" w:date="2025-12-15T07:31:00Z"/>
                <w:lang w:val="en-US"/>
              </w:rPr>
              <w:pPrChange w:id="2879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80" w:author="Hạnh Nhi" w:date="2025-12-15T07:31:00Z">
              <w:r w:rsidRPr="00D35111">
                <w:rPr>
                  <w:lang w:val="en-US"/>
                </w:rPr>
                <w:t>E0</w:t>
              </w:r>
            </w:ins>
          </w:p>
        </w:tc>
      </w:tr>
      <w:tr w:rsidR="00D35111" w:rsidRPr="00D35111" w14:paraId="23C479E4" w14:textId="77777777" w:rsidTr="00D35111">
        <w:trPr>
          <w:ins w:id="2881" w:author="Hạnh Nhi" w:date="2025-12-15T07:31:00Z"/>
          <w:trPrChange w:id="2882" w:author="Hạnh Nhi" w:date="2025-12-15T07:33:00Z" w16du:dateUtc="2025-12-15T00:33:00Z">
            <w:trPr>
              <w:gridAfter w:val="0"/>
              <w:tblCellSpacing w:w="15" w:type="dxa"/>
            </w:trPr>
          </w:trPrChange>
        </w:trPr>
        <w:tc>
          <w:tcPr>
            <w:tcW w:w="0" w:type="auto"/>
            <w:hideMark/>
            <w:tcPrChange w:id="2883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C52014B" w14:textId="77777777" w:rsidR="00D35111" w:rsidRPr="00D35111" w:rsidRDefault="00D35111" w:rsidP="00D35111">
            <w:pPr>
              <w:spacing w:line="360" w:lineRule="auto"/>
              <w:rPr>
                <w:ins w:id="2884" w:author="Hạnh Nhi" w:date="2025-12-15T07:31:00Z"/>
                <w:lang w:val="en-US"/>
              </w:rPr>
              <w:pPrChange w:id="2885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86" w:author="Hạnh Nhi" w:date="2025-12-15T07:31:00Z">
              <w:r w:rsidRPr="00D35111">
                <w:rPr>
                  <w:lang w:val="en-US"/>
                </w:rPr>
                <w:t>Learned</w:t>
              </w:r>
            </w:ins>
          </w:p>
        </w:tc>
        <w:tc>
          <w:tcPr>
            <w:tcW w:w="0" w:type="auto"/>
            <w:hideMark/>
            <w:tcPrChange w:id="2887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1089101" w14:textId="77777777" w:rsidR="00D35111" w:rsidRPr="00D35111" w:rsidRDefault="00D35111" w:rsidP="00D35111">
            <w:pPr>
              <w:spacing w:line="360" w:lineRule="auto"/>
              <w:rPr>
                <w:ins w:id="2888" w:author="Hạnh Nhi" w:date="2025-12-15T07:31:00Z"/>
                <w:lang w:val="en-US"/>
              </w:rPr>
              <w:pPrChange w:id="2889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90" w:author="Hạnh Nhi" w:date="2025-12-15T07:31:00Z">
              <w:r w:rsidRPr="00D35111">
                <w:rPr>
                  <w:lang w:val="en-US"/>
                </w:rPr>
                <w:t>172.16.1.0</w:t>
              </w:r>
            </w:ins>
          </w:p>
        </w:tc>
        <w:tc>
          <w:tcPr>
            <w:tcW w:w="0" w:type="auto"/>
            <w:hideMark/>
            <w:tcPrChange w:id="2891" w:author="Hạnh Nhi" w:date="2025-12-15T07:33:00Z" w16du:dateUtc="2025-12-15T00:33:00Z">
              <w:tcPr>
                <w:tcW w:w="0" w:type="auto"/>
                <w:gridSpan w:val="2"/>
                <w:vAlign w:val="center"/>
                <w:hideMark/>
              </w:tcPr>
            </w:tcPrChange>
          </w:tcPr>
          <w:p w14:paraId="70AFCFD1" w14:textId="77777777" w:rsidR="00D35111" w:rsidRPr="00D35111" w:rsidRDefault="00D35111" w:rsidP="00D35111">
            <w:pPr>
              <w:spacing w:line="360" w:lineRule="auto"/>
              <w:rPr>
                <w:ins w:id="2892" w:author="Hạnh Nhi" w:date="2025-12-15T07:31:00Z"/>
                <w:lang w:val="en-US"/>
              </w:rPr>
              <w:pPrChange w:id="2893" w:author="Hạnh Nhi" w:date="2025-12-15T07:33:00Z" w16du:dateUtc="2025-12-15T00:33:00Z">
                <w:pPr>
                  <w:spacing w:after="160" w:line="278" w:lineRule="auto"/>
                </w:pPr>
              </w:pPrChange>
            </w:pPr>
            <w:ins w:id="2894" w:author="Hạnh Nhi" w:date="2025-12-15T07:31:00Z">
              <w:r w:rsidRPr="00D35111">
                <w:rPr>
                  <w:lang w:val="en-US"/>
                </w:rPr>
                <w:t>S0</w:t>
              </w:r>
            </w:ins>
          </w:p>
        </w:tc>
      </w:tr>
    </w:tbl>
    <w:p w14:paraId="5CCA450E" w14:textId="51F88291" w:rsidR="00D35111" w:rsidRPr="00D35111" w:rsidRDefault="00D35111" w:rsidP="00D35111">
      <w:pPr>
        <w:spacing w:after="0" w:line="360" w:lineRule="auto"/>
        <w:rPr>
          <w:ins w:id="2895" w:author="Hạnh Nhi" w:date="2025-12-15T07:31:00Z"/>
          <w:lang w:val="en-US"/>
        </w:rPr>
        <w:pPrChange w:id="2896" w:author="Hạnh Nhi" w:date="2025-12-15T07:33:00Z" w16du:dateUtc="2025-12-15T00:33:00Z">
          <w:pPr/>
        </w:pPrChange>
      </w:pPr>
      <w:ins w:id="2897" w:author="Hạnh Nhi" w:date="2025-12-15T07:31:00Z">
        <w:r w:rsidRPr="00D35111">
          <w:rPr>
            <w:rFonts w:ascii="Segoe UI Emoji" w:hAnsi="Segoe UI Emoji" w:cs="Segoe UI Emoji"/>
            <w:lang w:val="en-US"/>
          </w:rPr>
          <w:t>👉</w:t>
        </w:r>
        <w:r w:rsidRPr="00D35111">
          <w:rPr>
            <w:lang w:val="en-US"/>
          </w:rPr>
          <w:t xml:space="preserve"> </w:t>
        </w:r>
        <w:r w:rsidRPr="00D35111">
          <w:rPr>
            <w:b/>
            <w:bCs/>
            <w:lang w:val="en-US"/>
          </w:rPr>
          <w:t>Connected</w:t>
        </w:r>
        <w:r w:rsidRPr="00D35111">
          <w:rPr>
            <w:lang w:val="en-US"/>
          </w:rPr>
          <w:t>: mạng kết nối trực tiếp</w:t>
        </w:r>
        <w:r w:rsidRPr="00D35111">
          <w:rPr>
            <w:lang w:val="en-US"/>
          </w:rPr>
          <w:br/>
        </w:r>
        <w:r w:rsidRPr="00D35111">
          <w:rPr>
            <w:rFonts w:ascii="Segoe UI Emoji" w:hAnsi="Segoe UI Emoji" w:cs="Segoe UI Emoji"/>
            <w:lang w:val="en-US"/>
          </w:rPr>
          <w:t>👉</w:t>
        </w:r>
        <w:r w:rsidRPr="00D35111">
          <w:rPr>
            <w:lang w:val="en-US"/>
          </w:rPr>
          <w:t xml:space="preserve"> </w:t>
        </w:r>
        <w:r w:rsidRPr="00D35111">
          <w:rPr>
            <w:b/>
            <w:bCs/>
            <w:lang w:val="en-US"/>
          </w:rPr>
          <w:t>Learned</w:t>
        </w:r>
        <w:r w:rsidRPr="00D35111">
          <w:rPr>
            <w:lang w:val="en-US"/>
          </w:rPr>
          <w:t>: mạng học được (từ router khác / routing protocol)</w:t>
        </w:r>
      </w:ins>
    </w:p>
    <w:p w14:paraId="56C808B8" w14:textId="77777777" w:rsidR="00D35111" w:rsidRPr="00D35111" w:rsidRDefault="00D35111" w:rsidP="00D35111">
      <w:pPr>
        <w:spacing w:after="0" w:line="360" w:lineRule="auto"/>
        <w:rPr>
          <w:ins w:id="2898" w:author="Hạnh Nhi" w:date="2025-12-15T07:31:00Z"/>
          <w:b/>
          <w:bCs/>
          <w:lang w:val="en-US"/>
        </w:rPr>
        <w:pPrChange w:id="2899" w:author="Hạnh Nhi" w:date="2025-12-15T07:33:00Z" w16du:dateUtc="2025-12-15T00:33:00Z">
          <w:pPr>
            <w:numPr>
              <w:numId w:val="176"/>
            </w:numPr>
            <w:tabs>
              <w:tab w:val="num" w:pos="720"/>
            </w:tabs>
            <w:ind w:left="720" w:hanging="360"/>
          </w:pPr>
        </w:pPrChange>
      </w:pPr>
      <w:ins w:id="2900" w:author="Hạnh Nhi" w:date="2025-12-15T07:31:00Z">
        <w:r w:rsidRPr="00D35111">
          <w:rPr>
            <w:rFonts w:ascii="Segoe UI Emoji" w:hAnsi="Segoe UI Emoji" w:cs="Segoe UI Emoji"/>
            <w:b/>
            <w:bCs/>
            <w:lang w:val="en-US"/>
          </w:rPr>
          <w:t>🔹</w:t>
        </w:r>
        <w:r w:rsidRPr="00D35111">
          <w:rPr>
            <w:b/>
            <w:bCs/>
            <w:lang w:val="en-US"/>
          </w:rPr>
          <w:t xml:space="preserve"> Routed Protocol: IP</w:t>
        </w:r>
      </w:ins>
    </w:p>
    <w:p w14:paraId="3DB51FEF" w14:textId="250D2C65" w:rsidR="00D35111" w:rsidRPr="00D35111" w:rsidRDefault="00D35111" w:rsidP="00D35111">
      <w:pPr>
        <w:numPr>
          <w:ilvl w:val="0"/>
          <w:numId w:val="177"/>
        </w:numPr>
        <w:spacing w:after="0" w:line="360" w:lineRule="auto"/>
        <w:rPr>
          <w:ins w:id="2901" w:author="Hạnh Nhi" w:date="2025-12-15T07:31:00Z"/>
          <w:lang w:val="en-US"/>
          <w:rPrChange w:id="2902" w:author="Hạnh Nhi" w:date="2025-12-15T07:33:00Z" w16du:dateUtc="2025-12-15T00:33:00Z">
            <w:rPr>
              <w:ins w:id="2903" w:author="Hạnh Nhi" w:date="2025-12-15T07:31:00Z"/>
              <w:b/>
              <w:bCs/>
              <w:lang w:val="en-US"/>
            </w:rPr>
          </w:rPrChange>
        </w:rPr>
        <w:pPrChange w:id="2904" w:author="Hạnh Nhi" w:date="2025-12-15T07:33:00Z" w16du:dateUtc="2025-12-15T00:33:00Z">
          <w:pPr>
            <w:numPr>
              <w:numId w:val="176"/>
            </w:numPr>
            <w:tabs>
              <w:tab w:val="num" w:pos="720"/>
            </w:tabs>
            <w:ind w:left="720" w:hanging="360"/>
          </w:pPr>
        </w:pPrChange>
      </w:pPr>
      <w:ins w:id="2905" w:author="Hạnh Nhi" w:date="2025-12-15T07:31:00Z">
        <w:r w:rsidRPr="00D35111">
          <w:rPr>
            <w:b/>
            <w:bCs/>
            <w:lang w:val="en-US"/>
          </w:rPr>
          <w:t>IP</w:t>
        </w:r>
        <w:r w:rsidRPr="00D35111">
          <w:rPr>
            <w:lang w:val="en-US"/>
          </w:rPr>
          <w:t xml:space="preserve"> là </w:t>
        </w:r>
        <w:r w:rsidRPr="00D35111">
          <w:rPr>
            <w:i/>
            <w:iCs/>
            <w:lang w:val="en-US"/>
          </w:rPr>
          <w:t>routed protocol</w:t>
        </w:r>
        <w:r w:rsidRPr="00D35111">
          <w:rPr>
            <w:lang w:val="en-US"/>
          </w:rPr>
          <w:br/>
          <w:t xml:space="preserve">→ IP mang dữ liệu từ </w:t>
        </w:r>
        <w:r w:rsidRPr="00D35111">
          <w:rPr>
            <w:b/>
            <w:bCs/>
            <w:lang w:val="en-US"/>
          </w:rPr>
          <w:t>nguồn → đích</w:t>
        </w:r>
        <w:r w:rsidRPr="00D35111">
          <w:rPr>
            <w:lang w:val="en-US"/>
          </w:rPr>
          <w:t>, router dùng IP để quyết định đường đi</w:t>
        </w:r>
      </w:ins>
    </w:p>
    <w:p w14:paraId="5285B9C7" w14:textId="77777777" w:rsidR="00D35111" w:rsidRPr="00D35111" w:rsidRDefault="00D35111" w:rsidP="00D35111">
      <w:pPr>
        <w:spacing w:after="0" w:line="360" w:lineRule="auto"/>
        <w:rPr>
          <w:ins w:id="2906" w:author="Hạnh Nhi" w:date="2025-12-15T07:31:00Z"/>
          <w:b/>
          <w:bCs/>
          <w:lang w:val="en-US"/>
        </w:rPr>
        <w:pPrChange w:id="2907" w:author="Hạnh Nhi" w:date="2025-12-15T07:33:00Z" w16du:dateUtc="2025-12-15T00:33:00Z">
          <w:pPr>
            <w:numPr>
              <w:numId w:val="176"/>
            </w:numPr>
            <w:tabs>
              <w:tab w:val="num" w:pos="720"/>
            </w:tabs>
            <w:ind w:left="720" w:hanging="360"/>
          </w:pPr>
        </w:pPrChange>
      </w:pPr>
      <w:ins w:id="2908" w:author="Hạnh Nhi" w:date="2025-12-15T07:31:00Z">
        <w:r w:rsidRPr="00D35111">
          <w:rPr>
            <w:rFonts w:ascii="Segoe UI Emoji" w:hAnsi="Segoe UI Emoji" w:cs="Segoe UI Emoji"/>
            <w:b/>
            <w:bCs/>
            <w:lang w:val="en-US"/>
          </w:rPr>
          <w:t>🧠</w:t>
        </w:r>
        <w:r w:rsidRPr="00D35111">
          <w:rPr>
            <w:b/>
            <w:bCs/>
            <w:lang w:val="en-US"/>
          </w:rPr>
          <w:t xml:space="preserve"> Ghi nhớ nhanh</w:t>
        </w:r>
      </w:ins>
    </w:p>
    <w:p w14:paraId="6F34F489" w14:textId="77777777" w:rsidR="00D35111" w:rsidRPr="00D35111" w:rsidRDefault="00D35111" w:rsidP="00D35111">
      <w:pPr>
        <w:numPr>
          <w:ilvl w:val="0"/>
          <w:numId w:val="180"/>
        </w:numPr>
        <w:spacing w:after="0" w:line="360" w:lineRule="auto"/>
        <w:rPr>
          <w:ins w:id="2909" w:author="Hạnh Nhi" w:date="2025-12-15T07:31:00Z"/>
          <w:lang w:val="en-US"/>
        </w:rPr>
        <w:pPrChange w:id="2910" w:author="Hạnh Nhi" w:date="2025-12-15T07:33:00Z" w16du:dateUtc="2025-12-15T00:33:00Z">
          <w:pPr>
            <w:numPr>
              <w:numId w:val="180"/>
            </w:numPr>
            <w:tabs>
              <w:tab w:val="num" w:pos="720"/>
            </w:tabs>
            <w:ind w:left="720" w:hanging="360"/>
          </w:pPr>
        </w:pPrChange>
      </w:pPr>
      <w:ins w:id="2911" w:author="Hạnh Nhi" w:date="2025-12-15T07:31:00Z">
        <w:r w:rsidRPr="00D35111">
          <w:rPr>
            <w:b/>
            <w:bCs/>
            <w:lang w:val="en-US"/>
          </w:rPr>
          <w:t>Switch</w:t>
        </w:r>
        <w:r w:rsidRPr="00D35111">
          <w:rPr>
            <w:lang w:val="en-US"/>
          </w:rPr>
          <w:t>: chuyển frame trong cùng mạng</w:t>
        </w:r>
      </w:ins>
    </w:p>
    <w:p w14:paraId="5D962587" w14:textId="77777777" w:rsidR="00D35111" w:rsidRPr="00D35111" w:rsidRDefault="00D35111" w:rsidP="00D35111">
      <w:pPr>
        <w:numPr>
          <w:ilvl w:val="0"/>
          <w:numId w:val="180"/>
        </w:numPr>
        <w:spacing w:after="0" w:line="360" w:lineRule="auto"/>
        <w:rPr>
          <w:ins w:id="2912" w:author="Hạnh Nhi" w:date="2025-12-15T07:31:00Z"/>
          <w:lang w:val="en-US"/>
        </w:rPr>
        <w:pPrChange w:id="2913" w:author="Hạnh Nhi" w:date="2025-12-15T07:33:00Z" w16du:dateUtc="2025-12-15T00:33:00Z">
          <w:pPr>
            <w:numPr>
              <w:numId w:val="180"/>
            </w:numPr>
            <w:tabs>
              <w:tab w:val="num" w:pos="720"/>
            </w:tabs>
            <w:ind w:left="720" w:hanging="360"/>
          </w:pPr>
        </w:pPrChange>
      </w:pPr>
      <w:ins w:id="2914" w:author="Hạnh Nhi" w:date="2025-12-15T07:31:00Z">
        <w:r w:rsidRPr="00D35111">
          <w:rPr>
            <w:b/>
            <w:bCs/>
            <w:lang w:val="en-US"/>
          </w:rPr>
          <w:t>Router</w:t>
        </w:r>
        <w:r w:rsidRPr="00D35111">
          <w:rPr>
            <w:lang w:val="en-US"/>
          </w:rPr>
          <w:t>: chuyển packet giữa các mạng</w:t>
        </w:r>
      </w:ins>
    </w:p>
    <w:p w14:paraId="642A8C53" w14:textId="77777777" w:rsidR="00D35111" w:rsidRPr="00D35111" w:rsidRDefault="00D35111" w:rsidP="00D35111">
      <w:pPr>
        <w:numPr>
          <w:ilvl w:val="0"/>
          <w:numId w:val="180"/>
        </w:numPr>
        <w:spacing w:after="0" w:line="360" w:lineRule="auto"/>
        <w:rPr>
          <w:ins w:id="2915" w:author="Hạnh Nhi" w:date="2025-12-15T07:31:00Z"/>
          <w:lang w:val="en-US"/>
        </w:rPr>
        <w:pPrChange w:id="2916" w:author="Hạnh Nhi" w:date="2025-12-15T07:33:00Z" w16du:dateUtc="2025-12-15T00:33:00Z">
          <w:pPr>
            <w:numPr>
              <w:numId w:val="180"/>
            </w:numPr>
            <w:tabs>
              <w:tab w:val="num" w:pos="720"/>
            </w:tabs>
            <w:ind w:left="720" w:hanging="360"/>
          </w:pPr>
        </w:pPrChange>
      </w:pPr>
      <w:ins w:id="2917" w:author="Hạnh Nhi" w:date="2025-12-15T07:31:00Z">
        <w:r w:rsidRPr="00D35111">
          <w:rPr>
            <w:b/>
            <w:bCs/>
            <w:lang w:val="en-US"/>
          </w:rPr>
          <w:t>Routing table</w:t>
        </w:r>
        <w:r w:rsidRPr="00D35111">
          <w:rPr>
            <w:lang w:val="en-US"/>
          </w:rPr>
          <w:t xml:space="preserve"> = bản đồ chỉ đường</w:t>
        </w:r>
      </w:ins>
    </w:p>
    <w:p w14:paraId="4F5635A7" w14:textId="77777777" w:rsidR="00D35111" w:rsidRPr="00D35111" w:rsidRDefault="00D35111" w:rsidP="00D35111">
      <w:pPr>
        <w:numPr>
          <w:ilvl w:val="0"/>
          <w:numId w:val="180"/>
        </w:numPr>
        <w:spacing w:after="0" w:line="360" w:lineRule="auto"/>
        <w:rPr>
          <w:ins w:id="2918" w:author="Hạnh Nhi" w:date="2025-12-15T07:31:00Z"/>
          <w:lang w:val="en-US"/>
        </w:rPr>
        <w:pPrChange w:id="2919" w:author="Hạnh Nhi" w:date="2025-12-15T07:33:00Z" w16du:dateUtc="2025-12-15T00:33:00Z">
          <w:pPr>
            <w:numPr>
              <w:numId w:val="180"/>
            </w:numPr>
            <w:tabs>
              <w:tab w:val="num" w:pos="720"/>
            </w:tabs>
            <w:ind w:left="720" w:hanging="360"/>
          </w:pPr>
        </w:pPrChange>
      </w:pPr>
      <w:ins w:id="2920" w:author="Hạnh Nhi" w:date="2025-12-15T07:31:00Z">
        <w:r w:rsidRPr="00D35111">
          <w:rPr>
            <w:b/>
            <w:bCs/>
            <w:lang w:val="en-US"/>
          </w:rPr>
          <w:t>IP</w:t>
        </w:r>
        <w:r w:rsidRPr="00D35111">
          <w:rPr>
            <w:lang w:val="en-US"/>
          </w:rPr>
          <w:t xml:space="preserve"> = routed protocol</w:t>
        </w:r>
      </w:ins>
    </w:p>
    <w:p w14:paraId="26B6D026" w14:textId="284771F3" w:rsidR="00D35111" w:rsidRDefault="00D35111" w:rsidP="00D35111">
      <w:pPr>
        <w:pStyle w:val="Heading1"/>
        <w:numPr>
          <w:ilvl w:val="0"/>
          <w:numId w:val="175"/>
        </w:numPr>
        <w:jc w:val="left"/>
        <w:rPr>
          <w:ins w:id="2921" w:author="Hạnh Nhi" w:date="2025-12-15T07:30:00Z" w16du:dateUtc="2025-12-15T00:30:00Z"/>
          <w:lang w:val="en-US"/>
        </w:rPr>
      </w:pPr>
      <w:ins w:id="2922" w:author="Hạnh Nhi" w:date="2025-12-15T07:30:00Z" w16du:dateUtc="2025-12-15T00:30:00Z">
        <w:r w:rsidRPr="00D35111">
          <w:rPr>
            <w:lang w:val="en-US"/>
          </w:rPr>
          <w:t>Identifying Static and Dynamic</w:t>
        </w:r>
        <w:r>
          <w:rPr>
            <w:lang w:val="en-US"/>
          </w:rPr>
          <w:t xml:space="preserve"> </w:t>
        </w:r>
        <w:r w:rsidRPr="00D35111">
          <w:rPr>
            <w:lang w:val="en-US"/>
          </w:rPr>
          <w:t>Routes</w:t>
        </w:r>
      </w:ins>
    </w:p>
    <w:p w14:paraId="4999F7B0" w14:textId="77777777" w:rsidR="009405C6" w:rsidRDefault="009405C6" w:rsidP="009405C6">
      <w:pPr>
        <w:pStyle w:val="NormalWeb"/>
        <w:numPr>
          <w:ilvl w:val="0"/>
          <w:numId w:val="182"/>
        </w:numPr>
        <w:spacing w:before="0" w:beforeAutospacing="0" w:after="0" w:afterAutospacing="0" w:line="360" w:lineRule="auto"/>
        <w:rPr>
          <w:ins w:id="2923" w:author="Hạnh Nhi" w:date="2025-12-15T07:55:00Z" w16du:dateUtc="2025-12-15T00:55:00Z"/>
        </w:rPr>
        <w:pPrChange w:id="2924" w:author="Hạnh Nhi" w:date="2025-12-15T07:56:00Z" w16du:dateUtc="2025-12-15T00:56:00Z">
          <w:pPr>
            <w:pStyle w:val="NormalWeb"/>
          </w:pPr>
        </w:pPrChange>
      </w:pPr>
      <w:ins w:id="2925" w:author="Hạnh Nhi" w:date="2025-12-15T07:55:00Z" w16du:dateUtc="2025-12-15T00:55:00Z">
        <w:r>
          <w:rPr>
            <w:rStyle w:val="Strong"/>
          </w:rPr>
          <w:t>Static Route</w:t>
        </w:r>
        <w:r>
          <w:br/>
          <w:t>Uses a route that a network administrator enters into the router manually.</w:t>
        </w:r>
      </w:ins>
    </w:p>
    <w:p w14:paraId="241553AB" w14:textId="0A110282" w:rsidR="009405C6" w:rsidRDefault="009405C6" w:rsidP="009405C6">
      <w:pPr>
        <w:pStyle w:val="NormalWeb"/>
        <w:numPr>
          <w:ilvl w:val="0"/>
          <w:numId w:val="182"/>
        </w:numPr>
        <w:spacing w:before="0" w:beforeAutospacing="0" w:after="0" w:afterAutospacing="0" w:line="360" w:lineRule="auto"/>
        <w:rPr>
          <w:ins w:id="2926" w:author="Hạnh Nhi" w:date="2025-12-15T07:55:00Z" w16du:dateUtc="2025-12-15T00:55:00Z"/>
        </w:rPr>
        <w:pPrChange w:id="2927" w:author="Hạnh Nhi" w:date="2025-12-15T07:56:00Z" w16du:dateUtc="2025-12-15T00:56:00Z">
          <w:pPr>
            <w:pStyle w:val="NormalWeb"/>
            <w:numPr>
              <w:numId w:val="175"/>
            </w:numPr>
            <w:ind w:left="1080" w:hanging="720"/>
          </w:pPr>
        </w:pPrChange>
      </w:pPr>
      <w:ins w:id="2928" w:author="Hạnh Nhi" w:date="2025-12-15T07:55:00Z" w16du:dateUtc="2025-12-15T00:55:00Z">
        <w:r>
          <w:rPr>
            <w:rStyle w:val="Strong"/>
          </w:rPr>
          <w:t>Dynamic Route</w:t>
        </w:r>
        <w:r>
          <w:br/>
          <w:t>Uses a route that a network routing protocol adjusts automatically for topology or traffic changes.</w:t>
        </w:r>
      </w:ins>
    </w:p>
    <w:p w14:paraId="1F3709FD" w14:textId="77777777" w:rsidR="009405C6" w:rsidRDefault="009405C6" w:rsidP="009405C6">
      <w:pPr>
        <w:pStyle w:val="NormalWeb"/>
        <w:numPr>
          <w:ilvl w:val="0"/>
          <w:numId w:val="182"/>
        </w:numPr>
        <w:spacing w:before="0" w:beforeAutospacing="0" w:after="0" w:afterAutospacing="0" w:line="360" w:lineRule="auto"/>
        <w:rPr>
          <w:ins w:id="2929" w:author="Hạnh Nhi" w:date="2025-12-15T07:56:00Z" w16du:dateUtc="2025-12-15T00:56:00Z"/>
        </w:rPr>
        <w:pPrChange w:id="2930" w:author="Hạnh Nhi" w:date="2025-12-15T07:56:00Z" w16du:dateUtc="2025-12-15T00:56:00Z">
          <w:pPr>
            <w:pStyle w:val="NormalWeb"/>
            <w:numPr>
              <w:numId w:val="182"/>
            </w:numPr>
            <w:ind w:left="720" w:hanging="360"/>
          </w:pPr>
        </w:pPrChange>
      </w:pPr>
      <w:ins w:id="2931" w:author="Hạnh Nhi" w:date="2025-12-15T07:56:00Z" w16du:dateUtc="2025-12-15T00:56:00Z">
        <w:r w:rsidRPr="009405C6">
          <w:rPr>
            <w:rPrChange w:id="2932" w:author="Hạnh Nhi" w:date="2025-12-15T07:56:00Z" w16du:dateUtc="2025-12-15T00:56:00Z">
              <w:rPr>
                <w:rStyle w:val="Strong"/>
              </w:rPr>
            </w:rPrChange>
          </w:rPr>
          <w:t>Static Route (Định tuyến tĩnh)</w:t>
        </w:r>
        <w:r>
          <w:br/>
          <w:t xml:space="preserve">Sử dụng tuyến đường do quản trị viên mạng </w:t>
        </w:r>
        <w:r w:rsidRPr="009405C6">
          <w:rPr>
            <w:rPrChange w:id="2933" w:author="Hạnh Nhi" w:date="2025-12-15T07:56:00Z" w16du:dateUtc="2025-12-15T00:56:00Z">
              <w:rPr>
                <w:rStyle w:val="Strong"/>
              </w:rPr>
            </w:rPrChange>
          </w:rPr>
          <w:t>cấu hình thủ công</w:t>
        </w:r>
        <w:r>
          <w:t xml:space="preserve"> trực tiếp vào router.</w:t>
        </w:r>
      </w:ins>
    </w:p>
    <w:p w14:paraId="1D86EDC7" w14:textId="77777777" w:rsidR="009405C6" w:rsidRDefault="009405C6" w:rsidP="009405C6">
      <w:pPr>
        <w:pStyle w:val="NormalWeb"/>
        <w:numPr>
          <w:ilvl w:val="0"/>
          <w:numId w:val="182"/>
        </w:numPr>
        <w:spacing w:before="0" w:beforeAutospacing="0" w:after="0" w:afterAutospacing="0" w:line="360" w:lineRule="auto"/>
        <w:rPr>
          <w:ins w:id="2934" w:author="Hạnh Nhi" w:date="2025-12-15T07:56:00Z" w16du:dateUtc="2025-12-15T00:56:00Z"/>
        </w:rPr>
        <w:pPrChange w:id="2935" w:author="Hạnh Nhi" w:date="2025-12-15T07:56:00Z" w16du:dateUtc="2025-12-15T00:56:00Z">
          <w:pPr>
            <w:pStyle w:val="NormalWeb"/>
            <w:numPr>
              <w:numId w:val="182"/>
            </w:numPr>
            <w:ind w:left="720" w:hanging="360"/>
          </w:pPr>
        </w:pPrChange>
      </w:pPr>
      <w:ins w:id="2936" w:author="Hạnh Nhi" w:date="2025-12-15T07:56:00Z" w16du:dateUtc="2025-12-15T00:56:00Z">
        <w:r w:rsidRPr="009405C6">
          <w:rPr>
            <w:rPrChange w:id="2937" w:author="Hạnh Nhi" w:date="2025-12-15T07:56:00Z" w16du:dateUtc="2025-12-15T00:56:00Z">
              <w:rPr>
                <w:rStyle w:val="Strong"/>
              </w:rPr>
            </w:rPrChange>
          </w:rPr>
          <w:lastRenderedPageBreak/>
          <w:t>Dynamic Route (Định tuyến động)</w:t>
        </w:r>
        <w:r>
          <w:br/>
          <w:t xml:space="preserve">Sử dụng tuyến đường được </w:t>
        </w:r>
        <w:r w:rsidRPr="009405C6">
          <w:rPr>
            <w:rPrChange w:id="2938" w:author="Hạnh Nhi" w:date="2025-12-15T07:56:00Z" w16du:dateUtc="2025-12-15T00:56:00Z">
              <w:rPr>
                <w:rStyle w:val="Strong"/>
              </w:rPr>
            </w:rPrChange>
          </w:rPr>
          <w:t>tự động điều chỉnh</w:t>
        </w:r>
        <w:r>
          <w:t xml:space="preserve"> bởi các giao thức định tuyến mạng khi </w:t>
        </w:r>
        <w:r w:rsidRPr="009405C6">
          <w:rPr>
            <w:rPrChange w:id="2939" w:author="Hạnh Nhi" w:date="2025-12-15T07:56:00Z" w16du:dateUtc="2025-12-15T00:56:00Z">
              <w:rPr>
                <w:rStyle w:val="Strong"/>
              </w:rPr>
            </w:rPrChange>
          </w:rPr>
          <w:t>cấu trúc mạng (topology)</w:t>
        </w:r>
        <w:r>
          <w:t xml:space="preserve"> hoặc </w:t>
        </w:r>
        <w:r w:rsidRPr="009405C6">
          <w:rPr>
            <w:rPrChange w:id="2940" w:author="Hạnh Nhi" w:date="2025-12-15T07:56:00Z" w16du:dateUtc="2025-12-15T00:56:00Z">
              <w:rPr>
                <w:rStyle w:val="Strong"/>
              </w:rPr>
            </w:rPrChange>
          </w:rPr>
          <w:t>lưu lượng (traffic)</w:t>
        </w:r>
        <w:r>
          <w:t xml:space="preserve"> thay đổi.</w:t>
        </w:r>
      </w:ins>
    </w:p>
    <w:p w14:paraId="55F6789E" w14:textId="77777777" w:rsidR="009405C6" w:rsidRPr="009405C6" w:rsidRDefault="009405C6" w:rsidP="009405C6">
      <w:pPr>
        <w:rPr>
          <w:ins w:id="2941" w:author="Hạnh Nhi" w:date="2025-12-15T07:56:00Z"/>
          <w:b/>
          <w:bCs/>
          <w:lang w:val="en-US"/>
        </w:rPr>
        <w:pPrChange w:id="2942" w:author="Hạnh Nhi" w:date="2025-12-15T07:56:00Z" w16du:dateUtc="2025-12-15T00:56:00Z">
          <w:pPr>
            <w:numPr>
              <w:numId w:val="183"/>
            </w:numPr>
            <w:tabs>
              <w:tab w:val="num" w:pos="720"/>
            </w:tabs>
            <w:ind w:left="720" w:hanging="360"/>
          </w:pPr>
        </w:pPrChange>
      </w:pPr>
      <w:ins w:id="2943" w:author="Hạnh Nhi" w:date="2025-12-15T07:56:00Z">
        <w:r w:rsidRPr="009405C6">
          <w:rPr>
            <w:rFonts w:ascii="Segoe UI Emoji" w:hAnsi="Segoe UI Emoji" w:cs="Segoe UI Emoji"/>
            <w:b/>
            <w:bCs/>
            <w:lang w:val="en-US"/>
          </w:rPr>
          <w:t>🧠</w:t>
        </w:r>
        <w:r w:rsidRPr="009405C6">
          <w:rPr>
            <w:b/>
            <w:bCs/>
            <w:lang w:val="en-US"/>
          </w:rPr>
          <w:t xml:space="preserve"> Ghi nhớ nhanh để thi</w:t>
        </w:r>
      </w:ins>
    </w:p>
    <w:p w14:paraId="6B7E3976" w14:textId="77777777" w:rsidR="009405C6" w:rsidRPr="009405C6" w:rsidRDefault="009405C6" w:rsidP="009405C6">
      <w:pPr>
        <w:pStyle w:val="NormalWeb"/>
        <w:numPr>
          <w:ilvl w:val="0"/>
          <w:numId w:val="182"/>
        </w:numPr>
        <w:spacing w:before="0" w:beforeAutospacing="0" w:after="0" w:afterAutospacing="0" w:line="360" w:lineRule="auto"/>
        <w:rPr>
          <w:ins w:id="2944" w:author="Hạnh Nhi" w:date="2025-12-15T07:56:00Z"/>
        </w:rPr>
        <w:pPrChange w:id="2945" w:author="Hạnh Nhi" w:date="2025-12-15T07:56:00Z" w16du:dateUtc="2025-12-15T00:56:00Z">
          <w:pPr>
            <w:numPr>
              <w:numId w:val="183"/>
            </w:numPr>
            <w:tabs>
              <w:tab w:val="num" w:pos="720"/>
            </w:tabs>
            <w:ind w:left="720" w:hanging="360"/>
          </w:pPr>
        </w:pPrChange>
      </w:pPr>
      <w:ins w:id="2946" w:author="Hạnh Nhi" w:date="2025-12-15T07:56:00Z">
        <w:r w:rsidRPr="009405C6">
          <w:rPr>
            <w:rPrChange w:id="2947" w:author="Hạnh Nhi" w:date="2025-12-15T07:56:00Z" w16du:dateUtc="2025-12-15T00:56:00Z">
              <w:rPr>
                <w:b/>
                <w:bCs/>
                <w:lang w:val="en-US"/>
              </w:rPr>
            </w:rPrChange>
          </w:rPr>
          <w:t>Static = cấu hình tay</w:t>
        </w:r>
      </w:ins>
    </w:p>
    <w:p w14:paraId="646F4B91" w14:textId="77777777" w:rsidR="009405C6" w:rsidRPr="009405C6" w:rsidRDefault="009405C6" w:rsidP="009405C6">
      <w:pPr>
        <w:pStyle w:val="NormalWeb"/>
        <w:numPr>
          <w:ilvl w:val="0"/>
          <w:numId w:val="182"/>
        </w:numPr>
        <w:spacing w:before="0" w:beforeAutospacing="0" w:after="0" w:afterAutospacing="0" w:line="360" w:lineRule="auto"/>
        <w:rPr>
          <w:ins w:id="2948" w:author="Hạnh Nhi" w:date="2025-12-15T07:56:00Z"/>
        </w:rPr>
        <w:pPrChange w:id="2949" w:author="Hạnh Nhi" w:date="2025-12-15T07:56:00Z" w16du:dateUtc="2025-12-15T00:56:00Z">
          <w:pPr>
            <w:numPr>
              <w:numId w:val="183"/>
            </w:numPr>
            <w:tabs>
              <w:tab w:val="num" w:pos="720"/>
            </w:tabs>
            <w:ind w:left="720" w:hanging="360"/>
          </w:pPr>
        </w:pPrChange>
      </w:pPr>
      <w:ins w:id="2950" w:author="Hạnh Nhi" w:date="2025-12-15T07:56:00Z">
        <w:r w:rsidRPr="009405C6">
          <w:rPr>
            <w:rPrChange w:id="2951" w:author="Hạnh Nhi" w:date="2025-12-15T07:56:00Z" w16du:dateUtc="2025-12-15T00:56:00Z">
              <w:rPr>
                <w:b/>
                <w:bCs/>
                <w:lang w:val="en-US"/>
              </w:rPr>
            </w:rPrChange>
          </w:rPr>
          <w:t>Dynamic = tự động học &amp; cập nhật</w:t>
        </w:r>
      </w:ins>
    </w:p>
    <w:p w14:paraId="1CB2E281" w14:textId="77777777" w:rsidR="009405C6" w:rsidRPr="009405C6" w:rsidRDefault="009405C6" w:rsidP="009405C6">
      <w:pPr>
        <w:pStyle w:val="NormalWeb"/>
        <w:numPr>
          <w:ilvl w:val="0"/>
          <w:numId w:val="182"/>
        </w:numPr>
        <w:spacing w:before="0" w:beforeAutospacing="0" w:after="0" w:afterAutospacing="0" w:line="360" w:lineRule="auto"/>
        <w:rPr>
          <w:ins w:id="2952" w:author="Hạnh Nhi" w:date="2025-12-15T07:56:00Z"/>
        </w:rPr>
        <w:pPrChange w:id="2953" w:author="Hạnh Nhi" w:date="2025-12-15T07:56:00Z" w16du:dateUtc="2025-12-15T00:56:00Z">
          <w:pPr>
            <w:numPr>
              <w:numId w:val="183"/>
            </w:numPr>
            <w:tabs>
              <w:tab w:val="num" w:pos="720"/>
            </w:tabs>
            <w:ind w:left="720" w:hanging="360"/>
          </w:pPr>
        </w:pPrChange>
      </w:pPr>
      <w:ins w:id="2954" w:author="Hạnh Nhi" w:date="2025-12-15T07:56:00Z">
        <w:r w:rsidRPr="009405C6">
          <w:t>Static → đơn giản, ít thay đổi</w:t>
        </w:r>
      </w:ins>
    </w:p>
    <w:p w14:paraId="28D60E36" w14:textId="6B46663A" w:rsidR="00D35111" w:rsidRPr="009405C6" w:rsidRDefault="009405C6" w:rsidP="009405C6">
      <w:pPr>
        <w:pStyle w:val="NormalWeb"/>
        <w:numPr>
          <w:ilvl w:val="0"/>
          <w:numId w:val="182"/>
        </w:numPr>
        <w:spacing w:before="0" w:beforeAutospacing="0" w:after="0" w:afterAutospacing="0" w:line="360" w:lineRule="auto"/>
        <w:rPr>
          <w:ins w:id="2955" w:author="Hạnh Nhi" w:date="2025-12-15T07:29:00Z" w16du:dateUtc="2025-12-15T00:29:00Z"/>
        </w:rPr>
        <w:pPrChange w:id="2956" w:author="Hạnh Nhi" w:date="2025-12-15T07:56:00Z" w16du:dateUtc="2025-12-15T00:56:00Z">
          <w:pPr/>
        </w:pPrChange>
      </w:pPr>
      <w:ins w:id="2957" w:author="Hạnh Nhi" w:date="2025-12-15T07:56:00Z">
        <w:r w:rsidRPr="009405C6">
          <w:t>Dynamic → mạng lớn, linh hoạt</w:t>
        </w:r>
      </w:ins>
    </w:p>
    <w:p w14:paraId="0FC57353" w14:textId="0736B26F" w:rsidR="00D35111" w:rsidRPr="00D35111" w:rsidRDefault="00D35111" w:rsidP="00D35111">
      <w:pPr>
        <w:rPr>
          <w:lang w:val="en-US"/>
          <w:rPrChange w:id="2958" w:author="Hạnh Nhi" w:date="2025-12-15T07:29:00Z" w16du:dateUtc="2025-12-15T00:29:00Z">
            <w:rPr/>
          </w:rPrChange>
        </w:rPr>
      </w:pPr>
    </w:p>
    <w:sectPr w:rsidR="00D35111" w:rsidRPr="00D35111" w:rsidSect="00F2569B">
      <w:footerReference w:type="default" r:id="rId106"/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AC66" w14:textId="77777777" w:rsidR="004274B4" w:rsidRDefault="004274B4" w:rsidP="00FB0009">
      <w:r>
        <w:separator/>
      </w:r>
    </w:p>
  </w:endnote>
  <w:endnote w:type="continuationSeparator" w:id="0">
    <w:p w14:paraId="5A6D48CB" w14:textId="77777777" w:rsidR="004274B4" w:rsidRDefault="004274B4" w:rsidP="00FB0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9171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00267" w14:textId="7BCC33D9" w:rsidR="00A661FD" w:rsidRDefault="00A661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109899" w14:textId="77777777" w:rsidR="00FB0009" w:rsidRDefault="00FB0009" w:rsidP="00FB00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A18EB" w14:textId="77777777" w:rsidR="004274B4" w:rsidRDefault="004274B4" w:rsidP="00FB0009">
      <w:r>
        <w:separator/>
      </w:r>
    </w:p>
  </w:footnote>
  <w:footnote w:type="continuationSeparator" w:id="0">
    <w:p w14:paraId="3CEF318A" w14:textId="77777777" w:rsidR="004274B4" w:rsidRDefault="004274B4" w:rsidP="00FB0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9D14"/>
      </v:shape>
    </w:pict>
  </w:numPicBullet>
  <w:abstractNum w:abstractNumId="0" w15:restartNumberingAfterBreak="0">
    <w:nsid w:val="018F76A3"/>
    <w:multiLevelType w:val="multilevel"/>
    <w:tmpl w:val="420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83C51"/>
    <w:multiLevelType w:val="multilevel"/>
    <w:tmpl w:val="426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D1DEF"/>
    <w:multiLevelType w:val="multilevel"/>
    <w:tmpl w:val="276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90639"/>
    <w:multiLevelType w:val="multilevel"/>
    <w:tmpl w:val="C7A6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34FE9"/>
    <w:multiLevelType w:val="multilevel"/>
    <w:tmpl w:val="E88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E6A94"/>
    <w:multiLevelType w:val="multilevel"/>
    <w:tmpl w:val="E76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36206"/>
    <w:multiLevelType w:val="multilevel"/>
    <w:tmpl w:val="813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2425F"/>
    <w:multiLevelType w:val="multilevel"/>
    <w:tmpl w:val="0164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A5124"/>
    <w:multiLevelType w:val="multilevel"/>
    <w:tmpl w:val="29F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91049"/>
    <w:multiLevelType w:val="multilevel"/>
    <w:tmpl w:val="F5F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26747"/>
    <w:multiLevelType w:val="multilevel"/>
    <w:tmpl w:val="D7C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84DE6"/>
    <w:multiLevelType w:val="multilevel"/>
    <w:tmpl w:val="916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12FAF"/>
    <w:multiLevelType w:val="multilevel"/>
    <w:tmpl w:val="EE5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F62F6D"/>
    <w:multiLevelType w:val="multilevel"/>
    <w:tmpl w:val="684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41B32"/>
    <w:multiLevelType w:val="hybridMultilevel"/>
    <w:tmpl w:val="0506152A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BB3811"/>
    <w:multiLevelType w:val="hybridMultilevel"/>
    <w:tmpl w:val="A6AA3872"/>
    <w:lvl w:ilvl="0" w:tplc="C9ECD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0A36DFE"/>
    <w:multiLevelType w:val="hybridMultilevel"/>
    <w:tmpl w:val="EDC08632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1A374D"/>
    <w:multiLevelType w:val="multilevel"/>
    <w:tmpl w:val="66F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53B36"/>
    <w:multiLevelType w:val="multilevel"/>
    <w:tmpl w:val="16C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47100"/>
    <w:multiLevelType w:val="multilevel"/>
    <w:tmpl w:val="A50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F0E32"/>
    <w:multiLevelType w:val="multilevel"/>
    <w:tmpl w:val="6B7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46968"/>
    <w:multiLevelType w:val="multilevel"/>
    <w:tmpl w:val="152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32803"/>
    <w:multiLevelType w:val="multilevel"/>
    <w:tmpl w:val="453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55055"/>
    <w:multiLevelType w:val="multilevel"/>
    <w:tmpl w:val="0658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C31944"/>
    <w:multiLevelType w:val="multilevel"/>
    <w:tmpl w:val="E6A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5E4E71"/>
    <w:multiLevelType w:val="multilevel"/>
    <w:tmpl w:val="00D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F229F"/>
    <w:multiLevelType w:val="multilevel"/>
    <w:tmpl w:val="AA38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5238F"/>
    <w:multiLevelType w:val="multilevel"/>
    <w:tmpl w:val="BAA2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F048D7"/>
    <w:multiLevelType w:val="hybridMultilevel"/>
    <w:tmpl w:val="FCB0B6E4"/>
    <w:lvl w:ilvl="0" w:tplc="482E72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E537CAF"/>
    <w:multiLevelType w:val="multilevel"/>
    <w:tmpl w:val="1C7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4500F8"/>
    <w:multiLevelType w:val="multilevel"/>
    <w:tmpl w:val="B7FC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7641C"/>
    <w:multiLevelType w:val="multilevel"/>
    <w:tmpl w:val="8B0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4C3466"/>
    <w:multiLevelType w:val="multilevel"/>
    <w:tmpl w:val="FAB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7A2401"/>
    <w:multiLevelType w:val="multilevel"/>
    <w:tmpl w:val="FA8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FD40FB"/>
    <w:multiLevelType w:val="hybridMultilevel"/>
    <w:tmpl w:val="3984E0E4"/>
    <w:lvl w:ilvl="0" w:tplc="B6461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69C6357"/>
    <w:multiLevelType w:val="multilevel"/>
    <w:tmpl w:val="87A6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10466C"/>
    <w:multiLevelType w:val="multilevel"/>
    <w:tmpl w:val="D85A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823A3C"/>
    <w:multiLevelType w:val="multilevel"/>
    <w:tmpl w:val="B634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8B680D"/>
    <w:multiLevelType w:val="multilevel"/>
    <w:tmpl w:val="F13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2B26D2"/>
    <w:multiLevelType w:val="hybridMultilevel"/>
    <w:tmpl w:val="0E0C3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9E03EB"/>
    <w:multiLevelType w:val="multilevel"/>
    <w:tmpl w:val="D64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AE2E85"/>
    <w:multiLevelType w:val="hybridMultilevel"/>
    <w:tmpl w:val="BCF4724C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7D2081"/>
    <w:multiLevelType w:val="multilevel"/>
    <w:tmpl w:val="76B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BC25BF"/>
    <w:multiLevelType w:val="multilevel"/>
    <w:tmpl w:val="9D6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4A3E25"/>
    <w:multiLevelType w:val="multilevel"/>
    <w:tmpl w:val="982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C23C38"/>
    <w:multiLevelType w:val="hybridMultilevel"/>
    <w:tmpl w:val="A7A0143E"/>
    <w:lvl w:ilvl="0" w:tplc="0270034A">
      <w:start w:val="1"/>
      <w:numFmt w:val="upperRoman"/>
      <w:pStyle w:val="Heading2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5F1153A"/>
    <w:multiLevelType w:val="multilevel"/>
    <w:tmpl w:val="109C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1A224C"/>
    <w:multiLevelType w:val="multilevel"/>
    <w:tmpl w:val="0F1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894764"/>
    <w:multiLevelType w:val="multilevel"/>
    <w:tmpl w:val="0F94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E74C0D"/>
    <w:multiLevelType w:val="multilevel"/>
    <w:tmpl w:val="982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F7D40"/>
    <w:multiLevelType w:val="multilevel"/>
    <w:tmpl w:val="8C0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E61A9C"/>
    <w:multiLevelType w:val="multilevel"/>
    <w:tmpl w:val="0A2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E47320"/>
    <w:multiLevelType w:val="multilevel"/>
    <w:tmpl w:val="A18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804C10"/>
    <w:multiLevelType w:val="hybridMultilevel"/>
    <w:tmpl w:val="6BC25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CDC03E7"/>
    <w:multiLevelType w:val="multilevel"/>
    <w:tmpl w:val="D16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EA0B67"/>
    <w:multiLevelType w:val="hybridMultilevel"/>
    <w:tmpl w:val="3B8608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EAD3B72"/>
    <w:multiLevelType w:val="multilevel"/>
    <w:tmpl w:val="F83CCC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D1C8E"/>
    <w:multiLevelType w:val="multilevel"/>
    <w:tmpl w:val="363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DD32F4"/>
    <w:multiLevelType w:val="multilevel"/>
    <w:tmpl w:val="F3E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7D0BEB"/>
    <w:multiLevelType w:val="multilevel"/>
    <w:tmpl w:val="E3A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8965E0"/>
    <w:multiLevelType w:val="multilevel"/>
    <w:tmpl w:val="37B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D35350"/>
    <w:multiLevelType w:val="multilevel"/>
    <w:tmpl w:val="EC2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915C92"/>
    <w:multiLevelType w:val="multilevel"/>
    <w:tmpl w:val="D46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EF57D9"/>
    <w:multiLevelType w:val="multilevel"/>
    <w:tmpl w:val="D038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B211E0"/>
    <w:multiLevelType w:val="hybridMultilevel"/>
    <w:tmpl w:val="C3D69E22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D27C34"/>
    <w:multiLevelType w:val="multilevel"/>
    <w:tmpl w:val="357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7E03EF"/>
    <w:multiLevelType w:val="multilevel"/>
    <w:tmpl w:val="153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F77FB2"/>
    <w:multiLevelType w:val="multilevel"/>
    <w:tmpl w:val="6BE0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983849"/>
    <w:multiLevelType w:val="multilevel"/>
    <w:tmpl w:val="2CE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BE5B13"/>
    <w:multiLevelType w:val="multilevel"/>
    <w:tmpl w:val="4F7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FB7442"/>
    <w:multiLevelType w:val="multilevel"/>
    <w:tmpl w:val="8DF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820475"/>
    <w:multiLevelType w:val="multilevel"/>
    <w:tmpl w:val="580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765B8A"/>
    <w:multiLevelType w:val="multilevel"/>
    <w:tmpl w:val="E78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893FD4"/>
    <w:multiLevelType w:val="multilevel"/>
    <w:tmpl w:val="F5DA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A68D2"/>
    <w:multiLevelType w:val="multilevel"/>
    <w:tmpl w:val="41B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02AD2"/>
    <w:multiLevelType w:val="multilevel"/>
    <w:tmpl w:val="034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856FA5"/>
    <w:multiLevelType w:val="hybridMultilevel"/>
    <w:tmpl w:val="DB40E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E3E442F"/>
    <w:multiLevelType w:val="hybridMultilevel"/>
    <w:tmpl w:val="F05A53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F712BDC"/>
    <w:multiLevelType w:val="multilevel"/>
    <w:tmpl w:val="B0C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736E86"/>
    <w:multiLevelType w:val="multilevel"/>
    <w:tmpl w:val="091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3240" w:hanging="72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A86A92"/>
    <w:multiLevelType w:val="multilevel"/>
    <w:tmpl w:val="6ECC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710293"/>
    <w:multiLevelType w:val="hybridMultilevel"/>
    <w:tmpl w:val="D892E532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39E7629"/>
    <w:multiLevelType w:val="multilevel"/>
    <w:tmpl w:val="A02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356D39"/>
    <w:multiLevelType w:val="multilevel"/>
    <w:tmpl w:val="D022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1B5B15"/>
    <w:multiLevelType w:val="multilevel"/>
    <w:tmpl w:val="141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9B04CB"/>
    <w:multiLevelType w:val="hybridMultilevel"/>
    <w:tmpl w:val="D5803E4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67613627"/>
    <w:multiLevelType w:val="multilevel"/>
    <w:tmpl w:val="6AC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794CF6"/>
    <w:multiLevelType w:val="multilevel"/>
    <w:tmpl w:val="7644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2927F0"/>
    <w:multiLevelType w:val="hybridMultilevel"/>
    <w:tmpl w:val="CD7C9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9A36B9F"/>
    <w:multiLevelType w:val="multilevel"/>
    <w:tmpl w:val="DD5A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584B94"/>
    <w:multiLevelType w:val="multilevel"/>
    <w:tmpl w:val="759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795BEA"/>
    <w:multiLevelType w:val="multilevel"/>
    <w:tmpl w:val="F6F0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900B02"/>
    <w:multiLevelType w:val="multilevel"/>
    <w:tmpl w:val="F3A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5A48F9"/>
    <w:multiLevelType w:val="hybridMultilevel"/>
    <w:tmpl w:val="8AE63552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E6D0E9C"/>
    <w:multiLevelType w:val="hybridMultilevel"/>
    <w:tmpl w:val="4E4AE39C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F014850"/>
    <w:multiLevelType w:val="multilevel"/>
    <w:tmpl w:val="D6D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485F87"/>
    <w:multiLevelType w:val="multilevel"/>
    <w:tmpl w:val="F4C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A02023"/>
    <w:multiLevelType w:val="hybridMultilevel"/>
    <w:tmpl w:val="6D8AD850"/>
    <w:lvl w:ilvl="0" w:tplc="2F6E116A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0611611"/>
    <w:multiLevelType w:val="multilevel"/>
    <w:tmpl w:val="6BF0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DE02D8"/>
    <w:multiLevelType w:val="multilevel"/>
    <w:tmpl w:val="A5A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5314D5"/>
    <w:multiLevelType w:val="hybridMultilevel"/>
    <w:tmpl w:val="B38A4138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4F53409"/>
    <w:multiLevelType w:val="multilevel"/>
    <w:tmpl w:val="0C88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2C6423"/>
    <w:multiLevelType w:val="multilevel"/>
    <w:tmpl w:val="D59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9B4BAC"/>
    <w:multiLevelType w:val="hybridMultilevel"/>
    <w:tmpl w:val="8EB065AE"/>
    <w:lvl w:ilvl="0" w:tplc="69C0741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99A6046"/>
    <w:multiLevelType w:val="multilevel"/>
    <w:tmpl w:val="61C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BF5BBC"/>
    <w:multiLevelType w:val="multilevel"/>
    <w:tmpl w:val="EAE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CE186C"/>
    <w:multiLevelType w:val="multilevel"/>
    <w:tmpl w:val="1B18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AD3C69"/>
    <w:multiLevelType w:val="multilevel"/>
    <w:tmpl w:val="722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17134D"/>
    <w:multiLevelType w:val="multilevel"/>
    <w:tmpl w:val="2A52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E56CC1"/>
    <w:multiLevelType w:val="hybridMultilevel"/>
    <w:tmpl w:val="F028E50A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212707">
    <w:abstractNumId w:val="45"/>
  </w:num>
  <w:num w:numId="2" w16cid:durableId="2051027762">
    <w:abstractNumId w:val="41"/>
  </w:num>
  <w:num w:numId="3" w16cid:durableId="28384116">
    <w:abstractNumId w:val="85"/>
  </w:num>
  <w:num w:numId="4" w16cid:durableId="1180003982">
    <w:abstractNumId w:val="45"/>
  </w:num>
  <w:num w:numId="5" w16cid:durableId="1359427217">
    <w:abstractNumId w:val="45"/>
  </w:num>
  <w:num w:numId="6" w16cid:durableId="1780292714">
    <w:abstractNumId w:val="103"/>
  </w:num>
  <w:num w:numId="7" w16cid:durableId="1710062686">
    <w:abstractNumId w:val="45"/>
  </w:num>
  <w:num w:numId="8" w16cid:durableId="557133933">
    <w:abstractNumId w:val="45"/>
  </w:num>
  <w:num w:numId="9" w16cid:durableId="1952088058">
    <w:abstractNumId w:val="45"/>
  </w:num>
  <w:num w:numId="10" w16cid:durableId="1345208694">
    <w:abstractNumId w:val="45"/>
  </w:num>
  <w:num w:numId="11" w16cid:durableId="573129099">
    <w:abstractNumId w:val="45"/>
  </w:num>
  <w:num w:numId="12" w16cid:durableId="825557182">
    <w:abstractNumId w:val="45"/>
  </w:num>
  <w:num w:numId="13" w16cid:durableId="1020664068">
    <w:abstractNumId w:val="81"/>
  </w:num>
  <w:num w:numId="14" w16cid:durableId="764351219">
    <w:abstractNumId w:val="45"/>
  </w:num>
  <w:num w:numId="15" w16cid:durableId="1040283322">
    <w:abstractNumId w:val="45"/>
  </w:num>
  <w:num w:numId="16" w16cid:durableId="1780488748">
    <w:abstractNumId w:val="45"/>
  </w:num>
  <w:num w:numId="17" w16cid:durableId="453988883">
    <w:abstractNumId w:val="45"/>
  </w:num>
  <w:num w:numId="18" w16cid:durableId="232469559">
    <w:abstractNumId w:val="45"/>
  </w:num>
  <w:num w:numId="19" w16cid:durableId="1226599982">
    <w:abstractNumId w:val="45"/>
  </w:num>
  <w:num w:numId="20" w16cid:durableId="618146150">
    <w:abstractNumId w:val="45"/>
  </w:num>
  <w:num w:numId="21" w16cid:durableId="1878666262">
    <w:abstractNumId w:val="16"/>
  </w:num>
  <w:num w:numId="22" w16cid:durableId="1173111264">
    <w:abstractNumId w:val="45"/>
  </w:num>
  <w:num w:numId="23" w16cid:durableId="1477919753">
    <w:abstractNumId w:val="45"/>
  </w:num>
  <w:num w:numId="24" w16cid:durableId="593830877">
    <w:abstractNumId w:val="45"/>
  </w:num>
  <w:num w:numId="25" w16cid:durableId="364598944">
    <w:abstractNumId w:val="45"/>
  </w:num>
  <w:num w:numId="26" w16cid:durableId="172915581">
    <w:abstractNumId w:val="45"/>
  </w:num>
  <w:num w:numId="27" w16cid:durableId="1546913324">
    <w:abstractNumId w:val="45"/>
  </w:num>
  <w:num w:numId="28" w16cid:durableId="800075522">
    <w:abstractNumId w:val="45"/>
  </w:num>
  <w:num w:numId="29" w16cid:durableId="1029720848">
    <w:abstractNumId w:val="45"/>
  </w:num>
  <w:num w:numId="30" w16cid:durableId="1230309130">
    <w:abstractNumId w:val="45"/>
  </w:num>
  <w:num w:numId="31" w16cid:durableId="1474761229">
    <w:abstractNumId w:val="18"/>
  </w:num>
  <w:num w:numId="32" w16cid:durableId="340279362">
    <w:abstractNumId w:val="45"/>
  </w:num>
  <w:num w:numId="33" w16cid:durableId="1989893823">
    <w:abstractNumId w:val="45"/>
  </w:num>
  <w:num w:numId="34" w16cid:durableId="641616605">
    <w:abstractNumId w:val="37"/>
  </w:num>
  <w:num w:numId="35" w16cid:durableId="1273823545">
    <w:abstractNumId w:val="68"/>
  </w:num>
  <w:num w:numId="36" w16cid:durableId="1181777863">
    <w:abstractNumId w:val="45"/>
  </w:num>
  <w:num w:numId="37" w16cid:durableId="894773973">
    <w:abstractNumId w:val="94"/>
  </w:num>
  <w:num w:numId="38" w16cid:durableId="1568808158">
    <w:abstractNumId w:val="45"/>
  </w:num>
  <w:num w:numId="39" w16cid:durableId="856307121">
    <w:abstractNumId w:val="45"/>
  </w:num>
  <w:num w:numId="40" w16cid:durableId="299461177">
    <w:abstractNumId w:val="45"/>
  </w:num>
  <w:num w:numId="41" w16cid:durableId="316342397">
    <w:abstractNumId w:val="45"/>
  </w:num>
  <w:num w:numId="42" w16cid:durableId="379525207">
    <w:abstractNumId w:val="51"/>
  </w:num>
  <w:num w:numId="43" w16cid:durableId="863128066">
    <w:abstractNumId w:val="56"/>
  </w:num>
  <w:num w:numId="44" w16cid:durableId="801071982">
    <w:abstractNumId w:val="33"/>
  </w:num>
  <w:num w:numId="45" w16cid:durableId="980773235">
    <w:abstractNumId w:val="55"/>
  </w:num>
  <w:num w:numId="46" w16cid:durableId="2090957634">
    <w:abstractNumId w:val="45"/>
  </w:num>
  <w:num w:numId="47" w16cid:durableId="2082945708">
    <w:abstractNumId w:val="45"/>
  </w:num>
  <w:num w:numId="48" w16cid:durableId="1346907563">
    <w:abstractNumId w:val="45"/>
  </w:num>
  <w:num w:numId="49" w16cid:durableId="130827223">
    <w:abstractNumId w:val="45"/>
  </w:num>
  <w:num w:numId="50" w16cid:durableId="1385986885">
    <w:abstractNumId w:val="45"/>
  </w:num>
  <w:num w:numId="51" w16cid:durableId="1304508450">
    <w:abstractNumId w:val="73"/>
  </w:num>
  <w:num w:numId="52" w16cid:durableId="598677993">
    <w:abstractNumId w:val="27"/>
  </w:num>
  <w:num w:numId="53" w16cid:durableId="1870946397">
    <w:abstractNumId w:val="31"/>
  </w:num>
  <w:num w:numId="54" w16cid:durableId="1638997865">
    <w:abstractNumId w:val="45"/>
  </w:num>
  <w:num w:numId="55" w16cid:durableId="149757976">
    <w:abstractNumId w:val="100"/>
  </w:num>
  <w:num w:numId="56" w16cid:durableId="1353071247">
    <w:abstractNumId w:val="45"/>
  </w:num>
  <w:num w:numId="57" w16cid:durableId="2116754676">
    <w:abstractNumId w:val="45"/>
  </w:num>
  <w:num w:numId="58" w16cid:durableId="515769216">
    <w:abstractNumId w:val="45"/>
  </w:num>
  <w:num w:numId="59" w16cid:durableId="1985154221">
    <w:abstractNumId w:val="45"/>
  </w:num>
  <w:num w:numId="60" w16cid:durableId="382028563">
    <w:abstractNumId w:val="45"/>
  </w:num>
  <w:num w:numId="61" w16cid:durableId="1430156386">
    <w:abstractNumId w:val="45"/>
  </w:num>
  <w:num w:numId="62" w16cid:durableId="1508977764">
    <w:abstractNumId w:val="45"/>
  </w:num>
  <w:num w:numId="63" w16cid:durableId="614286072">
    <w:abstractNumId w:val="45"/>
  </w:num>
  <w:num w:numId="64" w16cid:durableId="642660445">
    <w:abstractNumId w:val="45"/>
  </w:num>
  <w:num w:numId="65" w16cid:durableId="761335034">
    <w:abstractNumId w:val="4"/>
  </w:num>
  <w:num w:numId="66" w16cid:durableId="1266956499">
    <w:abstractNumId w:val="105"/>
  </w:num>
  <w:num w:numId="67" w16cid:durableId="1091241758">
    <w:abstractNumId w:val="49"/>
  </w:num>
  <w:num w:numId="68" w16cid:durableId="1878858041">
    <w:abstractNumId w:val="54"/>
  </w:num>
  <w:num w:numId="69" w16cid:durableId="1233466028">
    <w:abstractNumId w:val="104"/>
  </w:num>
  <w:num w:numId="70" w16cid:durableId="1261648236">
    <w:abstractNumId w:val="97"/>
  </w:num>
  <w:num w:numId="71" w16cid:durableId="906652699">
    <w:abstractNumId w:val="45"/>
  </w:num>
  <w:num w:numId="72" w16cid:durableId="1429036473">
    <w:abstractNumId w:val="75"/>
  </w:num>
  <w:num w:numId="73" w16cid:durableId="913857770">
    <w:abstractNumId w:val="2"/>
  </w:num>
  <w:num w:numId="74" w16cid:durableId="2117631857">
    <w:abstractNumId w:val="45"/>
  </w:num>
  <w:num w:numId="75" w16cid:durableId="1711299486">
    <w:abstractNumId w:val="45"/>
  </w:num>
  <w:num w:numId="76" w16cid:durableId="13969307">
    <w:abstractNumId w:val="45"/>
  </w:num>
  <w:num w:numId="77" w16cid:durableId="631984105">
    <w:abstractNumId w:val="45"/>
  </w:num>
  <w:num w:numId="78" w16cid:durableId="1734356277">
    <w:abstractNumId w:val="45"/>
  </w:num>
  <w:num w:numId="79" w16cid:durableId="183633113">
    <w:abstractNumId w:val="45"/>
  </w:num>
  <w:num w:numId="80" w16cid:durableId="131606688">
    <w:abstractNumId w:val="45"/>
  </w:num>
  <w:num w:numId="81" w16cid:durableId="1650012953">
    <w:abstractNumId w:val="45"/>
  </w:num>
  <w:num w:numId="82" w16cid:durableId="491601092">
    <w:abstractNumId w:val="102"/>
  </w:num>
  <w:num w:numId="83" w16cid:durableId="1245455723">
    <w:abstractNumId w:val="80"/>
  </w:num>
  <w:num w:numId="84" w16cid:durableId="1457679470">
    <w:abstractNumId w:val="45"/>
  </w:num>
  <w:num w:numId="85" w16cid:durableId="1380128883">
    <w:abstractNumId w:val="45"/>
  </w:num>
  <w:num w:numId="86" w16cid:durableId="352389378">
    <w:abstractNumId w:val="45"/>
  </w:num>
  <w:num w:numId="87" w16cid:durableId="670912637">
    <w:abstractNumId w:val="109"/>
  </w:num>
  <w:num w:numId="88" w16cid:durableId="271742282">
    <w:abstractNumId w:val="88"/>
  </w:num>
  <w:num w:numId="89" w16cid:durableId="1589777468">
    <w:abstractNumId w:val="6"/>
  </w:num>
  <w:num w:numId="90" w16cid:durableId="1266570718">
    <w:abstractNumId w:val="83"/>
  </w:num>
  <w:num w:numId="91" w16cid:durableId="1163400135">
    <w:abstractNumId w:val="106"/>
  </w:num>
  <w:num w:numId="92" w16cid:durableId="674767619">
    <w:abstractNumId w:val="15"/>
  </w:num>
  <w:num w:numId="93" w16cid:durableId="748163378">
    <w:abstractNumId w:val="10"/>
  </w:num>
  <w:num w:numId="94" w16cid:durableId="1529217857">
    <w:abstractNumId w:val="78"/>
  </w:num>
  <w:num w:numId="95" w16cid:durableId="778178368">
    <w:abstractNumId w:val="107"/>
  </w:num>
  <w:num w:numId="96" w16cid:durableId="966549528">
    <w:abstractNumId w:val="45"/>
  </w:num>
  <w:num w:numId="97" w16cid:durableId="1677338739">
    <w:abstractNumId w:val="45"/>
  </w:num>
  <w:num w:numId="98" w16cid:durableId="1264874718">
    <w:abstractNumId w:val="45"/>
  </w:num>
  <w:num w:numId="99" w16cid:durableId="1298219140">
    <w:abstractNumId w:val="90"/>
  </w:num>
  <w:num w:numId="100" w16cid:durableId="264965214">
    <w:abstractNumId w:val="86"/>
  </w:num>
  <w:num w:numId="101" w16cid:durableId="1212961269">
    <w:abstractNumId w:val="36"/>
  </w:num>
  <w:num w:numId="102" w16cid:durableId="715393257">
    <w:abstractNumId w:val="22"/>
  </w:num>
  <w:num w:numId="103" w16cid:durableId="1136680178">
    <w:abstractNumId w:val="77"/>
  </w:num>
  <w:num w:numId="104" w16cid:durableId="1106652502">
    <w:abstractNumId w:val="67"/>
  </w:num>
  <w:num w:numId="105" w16cid:durableId="1718386531">
    <w:abstractNumId w:val="98"/>
  </w:num>
  <w:num w:numId="106" w16cid:durableId="2029989228">
    <w:abstractNumId w:val="62"/>
  </w:num>
  <w:num w:numId="107" w16cid:durableId="466709142">
    <w:abstractNumId w:val="76"/>
  </w:num>
  <w:num w:numId="108" w16cid:durableId="2055503083">
    <w:abstractNumId w:val="12"/>
  </w:num>
  <w:num w:numId="109" w16cid:durableId="1224296400">
    <w:abstractNumId w:val="53"/>
  </w:num>
  <w:num w:numId="110" w16cid:durableId="325020015">
    <w:abstractNumId w:val="84"/>
  </w:num>
  <w:num w:numId="111" w16cid:durableId="117531848">
    <w:abstractNumId w:val="45"/>
  </w:num>
  <w:num w:numId="112" w16cid:durableId="1827277487">
    <w:abstractNumId w:val="40"/>
  </w:num>
  <w:num w:numId="113" w16cid:durableId="76559978">
    <w:abstractNumId w:val="29"/>
  </w:num>
  <w:num w:numId="114" w16cid:durableId="2083211267">
    <w:abstractNumId w:val="45"/>
  </w:num>
  <w:num w:numId="115" w16cid:durableId="2060204075">
    <w:abstractNumId w:val="23"/>
  </w:num>
  <w:num w:numId="116" w16cid:durableId="1709991957">
    <w:abstractNumId w:val="5"/>
  </w:num>
  <w:num w:numId="117" w16cid:durableId="1230532770">
    <w:abstractNumId w:val="45"/>
  </w:num>
  <w:num w:numId="118" w16cid:durableId="1490711906">
    <w:abstractNumId w:val="101"/>
  </w:num>
  <w:num w:numId="119" w16cid:durableId="173300903">
    <w:abstractNumId w:val="87"/>
  </w:num>
  <w:num w:numId="120" w16cid:durableId="1853645059">
    <w:abstractNumId w:val="52"/>
  </w:num>
  <w:num w:numId="121" w16cid:durableId="2098477982">
    <w:abstractNumId w:val="9"/>
  </w:num>
  <w:num w:numId="122" w16cid:durableId="362364978">
    <w:abstractNumId w:val="39"/>
  </w:num>
  <w:num w:numId="123" w16cid:durableId="2035494954">
    <w:abstractNumId w:val="26"/>
  </w:num>
  <w:num w:numId="124" w16cid:durableId="1744722233">
    <w:abstractNumId w:val="24"/>
  </w:num>
  <w:num w:numId="125" w16cid:durableId="147600174">
    <w:abstractNumId w:val="25"/>
  </w:num>
  <w:num w:numId="126" w16cid:durableId="425198624">
    <w:abstractNumId w:val="47"/>
  </w:num>
  <w:num w:numId="127" w16cid:durableId="957175516">
    <w:abstractNumId w:val="45"/>
  </w:num>
  <w:num w:numId="128" w16cid:durableId="1994410053">
    <w:abstractNumId w:val="45"/>
  </w:num>
  <w:num w:numId="129" w16cid:durableId="1942372799">
    <w:abstractNumId w:val="108"/>
  </w:num>
  <w:num w:numId="130" w16cid:durableId="2144499882">
    <w:abstractNumId w:val="96"/>
  </w:num>
  <w:num w:numId="131" w16cid:durableId="1739667594">
    <w:abstractNumId w:val="19"/>
  </w:num>
  <w:num w:numId="132" w16cid:durableId="1067218350">
    <w:abstractNumId w:val="45"/>
  </w:num>
  <w:num w:numId="133" w16cid:durableId="140537946">
    <w:abstractNumId w:val="45"/>
  </w:num>
  <w:num w:numId="134" w16cid:durableId="966621568">
    <w:abstractNumId w:val="21"/>
  </w:num>
  <w:num w:numId="135" w16cid:durableId="2118794901">
    <w:abstractNumId w:val="82"/>
  </w:num>
  <w:num w:numId="136" w16cid:durableId="1533419868">
    <w:abstractNumId w:val="17"/>
  </w:num>
  <w:num w:numId="137" w16cid:durableId="228149770">
    <w:abstractNumId w:val="28"/>
  </w:num>
  <w:num w:numId="138" w16cid:durableId="1937784531">
    <w:abstractNumId w:val="3"/>
  </w:num>
  <w:num w:numId="139" w16cid:durableId="400056416">
    <w:abstractNumId w:val="71"/>
  </w:num>
  <w:num w:numId="140" w16cid:durableId="1853841482">
    <w:abstractNumId w:val="60"/>
  </w:num>
  <w:num w:numId="141" w16cid:durableId="2108303637">
    <w:abstractNumId w:val="63"/>
  </w:num>
  <w:num w:numId="142" w16cid:durableId="1158036366">
    <w:abstractNumId w:val="42"/>
  </w:num>
  <w:num w:numId="143" w16cid:durableId="569660582">
    <w:abstractNumId w:val="8"/>
  </w:num>
  <w:num w:numId="144" w16cid:durableId="494802873">
    <w:abstractNumId w:val="44"/>
  </w:num>
  <w:num w:numId="145" w16cid:durableId="1301350190">
    <w:abstractNumId w:val="66"/>
  </w:num>
  <w:num w:numId="146" w16cid:durableId="2146510169">
    <w:abstractNumId w:val="32"/>
  </w:num>
  <w:num w:numId="147" w16cid:durableId="1521894556">
    <w:abstractNumId w:val="89"/>
  </w:num>
  <w:num w:numId="148" w16cid:durableId="2076705799">
    <w:abstractNumId w:val="89"/>
    <w:lvlOverride w:ilvl="1">
      <w:lvl w:ilvl="1">
        <w:numFmt w:val="decimal"/>
        <w:lvlText w:val="%2."/>
        <w:lvlJc w:val="left"/>
      </w:lvl>
    </w:lvlOverride>
  </w:num>
  <w:num w:numId="149" w16cid:durableId="1789273190">
    <w:abstractNumId w:val="70"/>
  </w:num>
  <w:num w:numId="150" w16cid:durableId="845902434">
    <w:abstractNumId w:val="57"/>
  </w:num>
  <w:num w:numId="151" w16cid:durableId="823475999">
    <w:abstractNumId w:val="79"/>
  </w:num>
  <w:num w:numId="152" w16cid:durableId="797187959">
    <w:abstractNumId w:val="69"/>
  </w:num>
  <w:num w:numId="153" w16cid:durableId="853570756">
    <w:abstractNumId w:val="64"/>
  </w:num>
  <w:num w:numId="154" w16cid:durableId="1016541484">
    <w:abstractNumId w:val="30"/>
  </w:num>
  <w:num w:numId="155" w16cid:durableId="982537519">
    <w:abstractNumId w:val="91"/>
  </w:num>
  <w:num w:numId="156" w16cid:durableId="2088532150">
    <w:abstractNumId w:val="45"/>
  </w:num>
  <w:num w:numId="157" w16cid:durableId="840853789">
    <w:abstractNumId w:val="58"/>
  </w:num>
  <w:num w:numId="158" w16cid:durableId="524485837">
    <w:abstractNumId w:val="65"/>
  </w:num>
  <w:num w:numId="159" w16cid:durableId="1677149099">
    <w:abstractNumId w:val="92"/>
  </w:num>
  <w:num w:numId="160" w16cid:durableId="740910614">
    <w:abstractNumId w:val="46"/>
  </w:num>
  <w:num w:numId="161" w16cid:durableId="541097229">
    <w:abstractNumId w:val="48"/>
  </w:num>
  <w:num w:numId="162" w16cid:durableId="1082680594">
    <w:abstractNumId w:val="35"/>
  </w:num>
  <w:num w:numId="163" w16cid:durableId="346562346">
    <w:abstractNumId w:val="50"/>
  </w:num>
  <w:num w:numId="164" w16cid:durableId="743919987">
    <w:abstractNumId w:val="45"/>
  </w:num>
  <w:num w:numId="165" w16cid:durableId="1796558904">
    <w:abstractNumId w:val="45"/>
  </w:num>
  <w:num w:numId="166" w16cid:durableId="29495558">
    <w:abstractNumId w:val="74"/>
  </w:num>
  <w:num w:numId="167" w16cid:durableId="1551108230">
    <w:abstractNumId w:val="72"/>
  </w:num>
  <w:num w:numId="168" w16cid:durableId="1770153353">
    <w:abstractNumId w:val="45"/>
  </w:num>
  <w:num w:numId="169" w16cid:durableId="1763405424">
    <w:abstractNumId w:val="14"/>
  </w:num>
  <w:num w:numId="170" w16cid:durableId="1004282225">
    <w:abstractNumId w:val="1"/>
  </w:num>
  <w:num w:numId="171" w16cid:durableId="304747173">
    <w:abstractNumId w:val="20"/>
  </w:num>
  <w:num w:numId="172" w16cid:durableId="508568092">
    <w:abstractNumId w:val="0"/>
  </w:num>
  <w:num w:numId="173" w16cid:durableId="271863970">
    <w:abstractNumId w:val="61"/>
  </w:num>
  <w:num w:numId="174" w16cid:durableId="2076127693">
    <w:abstractNumId w:val="38"/>
  </w:num>
  <w:num w:numId="175" w16cid:durableId="617030843">
    <w:abstractNumId w:val="34"/>
  </w:num>
  <w:num w:numId="176" w16cid:durableId="762839468">
    <w:abstractNumId w:val="11"/>
  </w:num>
  <w:num w:numId="177" w16cid:durableId="662926923">
    <w:abstractNumId w:val="43"/>
  </w:num>
  <w:num w:numId="178" w16cid:durableId="728069104">
    <w:abstractNumId w:val="95"/>
  </w:num>
  <w:num w:numId="179" w16cid:durableId="1674800055">
    <w:abstractNumId w:val="13"/>
  </w:num>
  <w:num w:numId="180" w16cid:durableId="1060522917">
    <w:abstractNumId w:val="7"/>
  </w:num>
  <w:num w:numId="181" w16cid:durableId="1517452876">
    <w:abstractNumId w:val="59"/>
  </w:num>
  <w:num w:numId="182" w16cid:durableId="1209563753">
    <w:abstractNumId w:val="93"/>
  </w:num>
  <w:num w:numId="183" w16cid:durableId="74203598">
    <w:abstractNumId w:val="9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ạnh Nhi">
    <w15:presenceInfo w15:providerId="Windows Live" w15:userId="df4045ee651eb6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drawingGridHorizontalSpacing w:val="120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09"/>
    <w:rsid w:val="00055074"/>
    <w:rsid w:val="000659F7"/>
    <w:rsid w:val="00066B34"/>
    <w:rsid w:val="00080347"/>
    <w:rsid w:val="000F2464"/>
    <w:rsid w:val="0015415D"/>
    <w:rsid w:val="002145D9"/>
    <w:rsid w:val="002469CB"/>
    <w:rsid w:val="00270369"/>
    <w:rsid w:val="002C4DE1"/>
    <w:rsid w:val="002F5252"/>
    <w:rsid w:val="003062D5"/>
    <w:rsid w:val="003242D3"/>
    <w:rsid w:val="00360981"/>
    <w:rsid w:val="00376D52"/>
    <w:rsid w:val="003C5E5E"/>
    <w:rsid w:val="004274B4"/>
    <w:rsid w:val="004D1947"/>
    <w:rsid w:val="00542CDC"/>
    <w:rsid w:val="00545671"/>
    <w:rsid w:val="00554908"/>
    <w:rsid w:val="00560553"/>
    <w:rsid w:val="00566542"/>
    <w:rsid w:val="00586AD7"/>
    <w:rsid w:val="006073AA"/>
    <w:rsid w:val="006A307A"/>
    <w:rsid w:val="006E788D"/>
    <w:rsid w:val="006F1B31"/>
    <w:rsid w:val="007466FE"/>
    <w:rsid w:val="007708A4"/>
    <w:rsid w:val="007B5637"/>
    <w:rsid w:val="007C166D"/>
    <w:rsid w:val="007F234A"/>
    <w:rsid w:val="00890FD2"/>
    <w:rsid w:val="008F245F"/>
    <w:rsid w:val="008F6178"/>
    <w:rsid w:val="009405C6"/>
    <w:rsid w:val="00966FC1"/>
    <w:rsid w:val="009E2FD9"/>
    <w:rsid w:val="009F4BFC"/>
    <w:rsid w:val="00A07F7C"/>
    <w:rsid w:val="00A16EF9"/>
    <w:rsid w:val="00A661FD"/>
    <w:rsid w:val="00A76B62"/>
    <w:rsid w:val="00AC40B4"/>
    <w:rsid w:val="00AD4F4D"/>
    <w:rsid w:val="00B455A6"/>
    <w:rsid w:val="00BC6056"/>
    <w:rsid w:val="00C4325B"/>
    <w:rsid w:val="00C73FF7"/>
    <w:rsid w:val="00D238B4"/>
    <w:rsid w:val="00D35111"/>
    <w:rsid w:val="00E37274"/>
    <w:rsid w:val="00E51A13"/>
    <w:rsid w:val="00E70DC1"/>
    <w:rsid w:val="00EA5422"/>
    <w:rsid w:val="00ED65C9"/>
    <w:rsid w:val="00F2569B"/>
    <w:rsid w:val="00F302E3"/>
    <w:rsid w:val="00FB0009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0C7D"/>
  <w15:chartTrackingRefBased/>
  <w15:docId w15:val="{E83EF915-E0AD-4F06-8F19-87B5495D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009"/>
    <w:rPr>
      <w:rFonts w:ascii="Times New Roman" w:hAnsi="Times New Roman" w:cs="Times New Roman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009"/>
    <w:pPr>
      <w:spacing w:after="0" w:line="360" w:lineRule="auto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FB0009"/>
    <w:pPr>
      <w:numPr>
        <w:numId w:val="1"/>
      </w:numPr>
      <w:spacing w:after="0" w:line="360" w:lineRule="auto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B3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09"/>
    <w:rPr>
      <w:rFonts w:ascii="Times New Roman" w:hAnsi="Times New Roman" w:cs="Times New Roman"/>
      <w:b/>
      <w:bCs/>
      <w:sz w:val="32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B0009"/>
    <w:rPr>
      <w:rFonts w:ascii="Times New Roman" w:hAnsi="Times New Roman" w:cs="Times New Roman"/>
      <w:b/>
      <w:bCs/>
      <w:sz w:val="28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6F1B31"/>
    <w:rPr>
      <w:rFonts w:ascii="Times New Roman" w:hAnsi="Times New Roman" w:cs="Times New Roman"/>
      <w:b/>
      <w:bCs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009"/>
  </w:style>
  <w:style w:type="paragraph" w:styleId="Footer">
    <w:name w:val="footer"/>
    <w:basedOn w:val="Normal"/>
    <w:link w:val="FooterChar"/>
    <w:uiPriority w:val="99"/>
    <w:unhideWhenUsed/>
    <w:rsid w:val="00FB0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09"/>
  </w:style>
  <w:style w:type="table" w:styleId="GridTable4-Accent1">
    <w:name w:val="Grid Table 4 Accent 1"/>
    <w:basedOn w:val="TableNormal"/>
    <w:uiPriority w:val="49"/>
    <w:rsid w:val="0056654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on">
    <w:name w:val="Revision"/>
    <w:hidden/>
    <w:uiPriority w:val="99"/>
    <w:semiHidden/>
    <w:rsid w:val="007708A4"/>
    <w:pPr>
      <w:spacing w:after="0" w:line="240" w:lineRule="auto"/>
    </w:pPr>
    <w:rPr>
      <w:rFonts w:ascii="Times New Roman" w:hAnsi="Times New Roman" w:cs="Times New Roman"/>
      <w:lang w:val="vi-VN"/>
    </w:rPr>
  </w:style>
  <w:style w:type="paragraph" w:styleId="NormalWeb">
    <w:name w:val="Normal (Web)"/>
    <w:basedOn w:val="Normal"/>
    <w:uiPriority w:val="99"/>
    <w:unhideWhenUsed/>
    <w:rsid w:val="00ED65C9"/>
    <w:pPr>
      <w:spacing w:before="100" w:beforeAutospacing="1" w:after="100" w:afterAutospacing="1" w:line="240" w:lineRule="auto"/>
    </w:pPr>
    <w:rPr>
      <w:rFonts w:eastAsia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D65C9"/>
    <w:rPr>
      <w:b/>
      <w:bCs/>
    </w:rPr>
  </w:style>
  <w:style w:type="table" w:styleId="GridTable1Light">
    <w:name w:val="Grid Table 1 Light"/>
    <w:basedOn w:val="TableNormal"/>
    <w:uiPriority w:val="46"/>
    <w:rsid w:val="009E2F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Emphasis">
    <w:name w:val="Emphasis"/>
    <w:basedOn w:val="DefaultParagraphFont"/>
    <w:uiPriority w:val="20"/>
    <w:qFormat/>
    <w:rsid w:val="00EA5422"/>
    <w:rPr>
      <w:i/>
      <w:iCs/>
    </w:rPr>
  </w:style>
  <w:style w:type="table" w:styleId="TableGrid">
    <w:name w:val="Table Grid"/>
    <w:basedOn w:val="TableNormal"/>
    <w:uiPriority w:val="39"/>
    <w:rsid w:val="006F1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062D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62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62D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062D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3062D5"/>
    <w:pPr>
      <w:spacing w:after="100"/>
      <w:ind w:left="720"/>
    </w:pPr>
    <w:rPr>
      <w:rFonts w:asciiTheme="minorHAnsi" w:eastAsiaTheme="minorEastAsia" w:hAnsiTheme="minorHAnsi" w:cstheme="minorBidi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3062D5"/>
    <w:pPr>
      <w:spacing w:after="100"/>
      <w:ind w:left="960"/>
    </w:pPr>
    <w:rPr>
      <w:rFonts w:asciiTheme="minorHAnsi" w:eastAsiaTheme="minorEastAsia" w:hAnsiTheme="minorHAnsi" w:cstheme="minorBidi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3062D5"/>
    <w:pPr>
      <w:spacing w:after="100"/>
      <w:ind w:left="1200"/>
    </w:pPr>
    <w:rPr>
      <w:rFonts w:asciiTheme="minorHAnsi" w:eastAsiaTheme="minorEastAsia" w:hAnsiTheme="minorHAnsi" w:cstheme="minorBidi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3062D5"/>
    <w:pPr>
      <w:spacing w:after="100"/>
      <w:ind w:left="1440"/>
    </w:pPr>
    <w:rPr>
      <w:rFonts w:asciiTheme="minorHAnsi" w:eastAsiaTheme="minorEastAsia" w:hAnsiTheme="minorHAnsi" w:cstheme="minorBidi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3062D5"/>
    <w:pPr>
      <w:spacing w:after="100"/>
      <w:ind w:left="1680"/>
    </w:pPr>
    <w:rPr>
      <w:rFonts w:asciiTheme="minorHAnsi" w:eastAsiaTheme="minorEastAsia" w:hAnsiTheme="minorHAnsi" w:cstheme="minorBidi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3062D5"/>
    <w:pPr>
      <w:spacing w:after="100"/>
      <w:ind w:left="1920"/>
    </w:pPr>
    <w:rPr>
      <w:rFonts w:asciiTheme="minorHAnsi" w:eastAsiaTheme="minorEastAsia" w:hAnsiTheme="minorHAnsi" w:cstheme="minorBidi"/>
      <w:lang w:val="en-US"/>
    </w:rPr>
  </w:style>
  <w:style w:type="character" w:styleId="Hyperlink">
    <w:name w:val="Hyperlink"/>
    <w:basedOn w:val="DefaultParagraphFont"/>
    <w:uiPriority w:val="99"/>
    <w:unhideWhenUsed/>
    <w:rsid w:val="00306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fontTable" Target="fontTable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microsoft.com/office/2011/relationships/people" Target="people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theme" Target="theme/theme1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endnotes" Target="endnotes.xml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788ACF-A31E-4DB1-A26A-7495AB56C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63</Pages>
  <Words>6468</Words>
  <Characters>36870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12</cp:revision>
  <dcterms:created xsi:type="dcterms:W3CDTF">2025-12-13T11:26:00Z</dcterms:created>
  <dcterms:modified xsi:type="dcterms:W3CDTF">2025-12-15T01:15:00Z</dcterms:modified>
</cp:coreProperties>
</file>